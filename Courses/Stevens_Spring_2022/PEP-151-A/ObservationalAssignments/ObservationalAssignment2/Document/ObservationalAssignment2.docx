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9951" w14:textId="7901AAB9" w:rsidR="00A8368E" w:rsidRPr="00BF1207" w:rsidRDefault="00A8368E">
      <w:pPr>
        <w:rPr>
          <w:rFonts w:ascii="Times New Roman" w:hAnsi="Times New Roman" w:cs="Times New Roman"/>
          <w:sz w:val="24"/>
          <w:szCs w:val="24"/>
          <w:u w:val="single"/>
        </w:rPr>
      </w:pPr>
      <w:r w:rsidRPr="00A97896">
        <w:rPr>
          <w:rFonts w:ascii="Times New Roman" w:hAnsi="Times New Roman" w:cs="Times New Roman"/>
          <w:sz w:val="24"/>
          <w:szCs w:val="24"/>
          <w:u w:val="single"/>
        </w:rPr>
        <w:t>Introduction</w:t>
      </w:r>
      <w:r w:rsidR="00A97896" w:rsidRPr="00A97896">
        <w:rPr>
          <w:rFonts w:ascii="Times New Roman" w:hAnsi="Times New Roman" w:cs="Times New Roman"/>
          <w:sz w:val="24"/>
          <w:szCs w:val="24"/>
          <w:u w:val="single"/>
        </w:rPr>
        <w:t xml:space="preserve">: </w:t>
      </w:r>
    </w:p>
    <w:p w14:paraId="321E7EFC" w14:textId="13E5B9A1" w:rsidR="00747E8E" w:rsidRDefault="00A8368E" w:rsidP="00B3502E">
      <w:pPr>
        <w:rPr>
          <w:rFonts w:ascii="Times New Roman" w:hAnsi="Times New Roman" w:cs="Times New Roman"/>
          <w:sz w:val="24"/>
          <w:szCs w:val="24"/>
        </w:rPr>
      </w:pPr>
      <w:r w:rsidRPr="00A97896">
        <w:rPr>
          <w:rFonts w:ascii="Times New Roman" w:hAnsi="Times New Roman" w:cs="Times New Roman"/>
          <w:sz w:val="24"/>
          <w:szCs w:val="24"/>
        </w:rPr>
        <w:t xml:space="preserve">The goal of this assignment was to observe the </w:t>
      </w:r>
      <w:r w:rsidR="00FF5037">
        <w:rPr>
          <w:rFonts w:ascii="Times New Roman" w:hAnsi="Times New Roman" w:cs="Times New Roman"/>
          <w:sz w:val="24"/>
          <w:szCs w:val="24"/>
        </w:rPr>
        <w:t>moon</w:t>
      </w:r>
      <w:r w:rsidRPr="00A97896">
        <w:rPr>
          <w:rFonts w:ascii="Times New Roman" w:hAnsi="Times New Roman" w:cs="Times New Roman"/>
          <w:sz w:val="24"/>
          <w:szCs w:val="24"/>
        </w:rPr>
        <w:t xml:space="preserve">’s movement through the sky in real-time and compare its properties to a </w:t>
      </w:r>
      <w:hyperlink r:id="rId7" w:history="1">
        <w:r w:rsidRPr="00D94F92">
          <w:rPr>
            <w:rStyle w:val="Hyperlink"/>
            <w:rFonts w:ascii="Times New Roman" w:hAnsi="Times New Roman" w:cs="Times New Roman"/>
            <w:sz w:val="24"/>
            <w:szCs w:val="24"/>
          </w:rPr>
          <w:t>simulation</w:t>
        </w:r>
      </w:hyperlink>
      <w:r w:rsidRPr="00A97896">
        <w:rPr>
          <w:rFonts w:ascii="Times New Roman" w:hAnsi="Times New Roman" w:cs="Times New Roman"/>
          <w:sz w:val="24"/>
          <w:szCs w:val="24"/>
        </w:rPr>
        <w:t xml:space="preserve"> that provides a theoretical </w:t>
      </w:r>
      <w:r w:rsidR="00FF5037">
        <w:rPr>
          <w:rFonts w:ascii="Times New Roman" w:hAnsi="Times New Roman" w:cs="Times New Roman"/>
          <w:sz w:val="24"/>
          <w:szCs w:val="24"/>
        </w:rPr>
        <w:t>estimation of the moon’s phase with respect to the position of the sun</w:t>
      </w:r>
      <w:r w:rsidRPr="00A97896">
        <w:rPr>
          <w:rFonts w:ascii="Times New Roman" w:hAnsi="Times New Roman" w:cs="Times New Roman"/>
          <w:sz w:val="24"/>
          <w:szCs w:val="24"/>
        </w:rPr>
        <w:t xml:space="preserve">. To do this, I used my iPhone XR to record a set of images with the </w:t>
      </w:r>
      <w:r w:rsidR="00FF5037">
        <w:rPr>
          <w:rFonts w:ascii="Times New Roman" w:hAnsi="Times New Roman" w:cs="Times New Roman"/>
          <w:sz w:val="24"/>
          <w:szCs w:val="24"/>
        </w:rPr>
        <w:t>moon</w:t>
      </w:r>
      <w:r w:rsidRPr="00A97896">
        <w:rPr>
          <w:rFonts w:ascii="Times New Roman" w:hAnsi="Times New Roman" w:cs="Times New Roman"/>
          <w:sz w:val="24"/>
          <w:szCs w:val="24"/>
        </w:rPr>
        <w:t xml:space="preserve"> in the sky, where each image was taken 10 minutes apart from one another. The landscape in each image remained the same, with the purpose of analyzing how the </w:t>
      </w:r>
      <w:r w:rsidR="005B7C1A">
        <w:rPr>
          <w:rFonts w:ascii="Times New Roman" w:hAnsi="Times New Roman" w:cs="Times New Roman"/>
          <w:sz w:val="24"/>
          <w:szCs w:val="24"/>
        </w:rPr>
        <w:t>moon</w:t>
      </w:r>
      <w:r w:rsidRPr="00A97896">
        <w:rPr>
          <w:rFonts w:ascii="Times New Roman" w:hAnsi="Times New Roman" w:cs="Times New Roman"/>
          <w:sz w:val="24"/>
          <w:szCs w:val="24"/>
        </w:rPr>
        <w:t xml:space="preserve"> moved over the time that the photos were taken. The images were combined into a gif that shows how the position of the</w:t>
      </w:r>
      <w:r w:rsidR="000A427E">
        <w:rPr>
          <w:rFonts w:ascii="Times New Roman" w:hAnsi="Times New Roman" w:cs="Times New Roman"/>
          <w:sz w:val="24"/>
          <w:szCs w:val="24"/>
        </w:rPr>
        <w:t xml:space="preserve"> moon</w:t>
      </w:r>
      <w:r w:rsidRPr="00A97896">
        <w:rPr>
          <w:rFonts w:ascii="Times New Roman" w:hAnsi="Times New Roman" w:cs="Times New Roman"/>
          <w:sz w:val="24"/>
          <w:szCs w:val="24"/>
        </w:rPr>
        <w:t xml:space="preserve"> changed quite significantly in just one hour. Using the online simulation, the </w:t>
      </w:r>
      <w:r w:rsidR="005B7C1A">
        <w:rPr>
          <w:rFonts w:ascii="Times New Roman" w:hAnsi="Times New Roman" w:cs="Times New Roman"/>
          <w:sz w:val="24"/>
          <w:szCs w:val="24"/>
        </w:rPr>
        <w:t>moon</w:t>
      </w:r>
      <w:r w:rsidRPr="00A97896">
        <w:rPr>
          <w:rFonts w:ascii="Times New Roman" w:hAnsi="Times New Roman" w:cs="Times New Roman"/>
          <w:sz w:val="24"/>
          <w:szCs w:val="24"/>
        </w:rPr>
        <w:t>’s</w:t>
      </w:r>
      <w:r w:rsidR="005B7C1A">
        <w:rPr>
          <w:rFonts w:ascii="Times New Roman" w:hAnsi="Times New Roman" w:cs="Times New Roman"/>
          <w:sz w:val="24"/>
          <w:szCs w:val="24"/>
        </w:rPr>
        <w:t xml:space="preserve"> phase </w:t>
      </w:r>
      <w:r w:rsidRPr="00A97896">
        <w:rPr>
          <w:rFonts w:ascii="Times New Roman" w:hAnsi="Times New Roman" w:cs="Times New Roman"/>
          <w:sz w:val="24"/>
          <w:szCs w:val="24"/>
        </w:rPr>
        <w:t xml:space="preserve">was observed at my respective </w:t>
      </w:r>
      <w:r w:rsidR="005B7C1A">
        <w:rPr>
          <w:rFonts w:ascii="Times New Roman" w:hAnsi="Times New Roman" w:cs="Times New Roman"/>
          <w:sz w:val="24"/>
          <w:szCs w:val="24"/>
        </w:rPr>
        <w:t>position</w:t>
      </w:r>
      <w:r w:rsidRPr="00A97896">
        <w:rPr>
          <w:rFonts w:ascii="Times New Roman" w:hAnsi="Times New Roman" w:cs="Times New Roman"/>
          <w:sz w:val="24"/>
          <w:szCs w:val="24"/>
        </w:rPr>
        <w:t xml:space="preserve"> and date, with the goal being to validate the </w:t>
      </w:r>
      <w:r w:rsidR="005B7C1A">
        <w:rPr>
          <w:rFonts w:ascii="Times New Roman" w:hAnsi="Times New Roman" w:cs="Times New Roman"/>
          <w:sz w:val="24"/>
          <w:szCs w:val="24"/>
        </w:rPr>
        <w:t>moon’</w:t>
      </w:r>
      <w:r w:rsidR="005B7C1A" w:rsidRPr="00A97896">
        <w:rPr>
          <w:rFonts w:ascii="Times New Roman" w:hAnsi="Times New Roman" w:cs="Times New Roman"/>
          <w:sz w:val="24"/>
          <w:szCs w:val="24"/>
        </w:rPr>
        <w:t>s</w:t>
      </w:r>
      <w:r w:rsidRPr="00A97896">
        <w:rPr>
          <w:rFonts w:ascii="Times New Roman" w:hAnsi="Times New Roman" w:cs="Times New Roman"/>
          <w:sz w:val="24"/>
          <w:szCs w:val="24"/>
        </w:rPr>
        <w:t xml:space="preserve"> </w:t>
      </w:r>
      <w:r w:rsidR="000658C8">
        <w:rPr>
          <w:rFonts w:ascii="Times New Roman" w:hAnsi="Times New Roman" w:cs="Times New Roman"/>
          <w:sz w:val="24"/>
          <w:szCs w:val="24"/>
        </w:rPr>
        <w:t xml:space="preserve">phase and </w:t>
      </w:r>
      <w:r w:rsidRPr="00A97896">
        <w:rPr>
          <w:rFonts w:ascii="Times New Roman" w:hAnsi="Times New Roman" w:cs="Times New Roman"/>
          <w:sz w:val="24"/>
          <w:szCs w:val="24"/>
        </w:rPr>
        <w:t xml:space="preserve">movement that was found from the images that were taken. </w:t>
      </w:r>
    </w:p>
    <w:p w14:paraId="379C8117" w14:textId="0C51CF66" w:rsidR="00B3502E" w:rsidRDefault="00B3502E" w:rsidP="00B3502E">
      <w:pPr>
        <w:rPr>
          <w:rFonts w:ascii="Times New Roman" w:hAnsi="Times New Roman" w:cs="Times New Roman"/>
          <w:sz w:val="24"/>
          <w:szCs w:val="24"/>
        </w:rPr>
      </w:pPr>
    </w:p>
    <w:p w14:paraId="398E4483" w14:textId="39ECE7A4" w:rsidR="00451791" w:rsidRPr="00451791" w:rsidRDefault="00451791" w:rsidP="00451791">
      <w:pPr>
        <w:jc w:val="center"/>
        <w:rPr>
          <w:rFonts w:ascii="Times New Roman" w:hAnsi="Times New Roman" w:cs="Times New Roman"/>
          <w:b/>
          <w:bCs/>
          <w:sz w:val="24"/>
          <w:szCs w:val="24"/>
        </w:rPr>
      </w:pPr>
      <w:r w:rsidRPr="00451791">
        <w:rPr>
          <w:rFonts w:ascii="Times New Roman" w:hAnsi="Times New Roman" w:cs="Times New Roman"/>
          <w:b/>
          <w:bCs/>
          <w:sz w:val="24"/>
          <w:szCs w:val="24"/>
        </w:rPr>
        <w:t>Part 1: The Moon</w:t>
      </w:r>
    </w:p>
    <w:p w14:paraId="0A76E2C8" w14:textId="5ADE53CA" w:rsidR="001F5415" w:rsidRDefault="00D94F92" w:rsidP="00D94F92">
      <w:pPr>
        <w:rPr>
          <w:rFonts w:ascii="Times New Roman" w:hAnsi="Times New Roman" w:cs="Times New Roman"/>
          <w:noProof/>
          <w:sz w:val="24"/>
          <w:szCs w:val="24"/>
          <w:u w:val="single"/>
        </w:rPr>
      </w:pPr>
      <w:r w:rsidRPr="00D94F92">
        <w:rPr>
          <w:rFonts w:ascii="Times New Roman" w:hAnsi="Times New Roman" w:cs="Times New Roman"/>
          <w:noProof/>
          <w:sz w:val="24"/>
          <w:szCs w:val="24"/>
          <w:u w:val="single"/>
        </w:rPr>
        <w:t xml:space="preserve">Actual Observation: </w:t>
      </w:r>
    </w:p>
    <w:p w14:paraId="675A8E65" w14:textId="0A1161E1" w:rsidR="001F5415" w:rsidRDefault="001F5415" w:rsidP="00D94F92">
      <w:pPr>
        <w:rPr>
          <w:rFonts w:ascii="Times New Roman" w:hAnsi="Times New Roman" w:cs="Times New Roman"/>
          <w:noProof/>
          <w:sz w:val="24"/>
          <w:szCs w:val="24"/>
        </w:rPr>
      </w:pPr>
      <w:r>
        <w:rPr>
          <w:rFonts w:ascii="Times New Roman" w:hAnsi="Times New Roman" w:cs="Times New Roman"/>
          <w:noProof/>
          <w:sz w:val="24"/>
          <w:szCs w:val="24"/>
        </w:rPr>
        <w:t xml:space="preserve">For the experimental phase of this analysis, 6 different photos of the </w:t>
      </w:r>
      <w:r w:rsidR="009162B1">
        <w:rPr>
          <w:rFonts w:ascii="Times New Roman" w:hAnsi="Times New Roman" w:cs="Times New Roman"/>
          <w:noProof/>
          <w:sz w:val="24"/>
          <w:szCs w:val="24"/>
        </w:rPr>
        <w:t>moon</w:t>
      </w:r>
      <w:r>
        <w:rPr>
          <w:rFonts w:ascii="Times New Roman" w:hAnsi="Times New Roman" w:cs="Times New Roman"/>
          <w:noProof/>
          <w:sz w:val="24"/>
          <w:szCs w:val="24"/>
        </w:rPr>
        <w:t xml:space="preserve"> </w:t>
      </w:r>
      <w:r w:rsidR="0023657F">
        <w:rPr>
          <w:rFonts w:ascii="Times New Roman" w:hAnsi="Times New Roman" w:cs="Times New Roman"/>
          <w:noProof/>
          <w:sz w:val="24"/>
          <w:szCs w:val="24"/>
        </w:rPr>
        <w:t xml:space="preserve">in the same surrounding landscape were taken. Each photo was taken about 10 minutes apart, while the camera remained situated in the same position for the entirety of the capturing time. </w:t>
      </w:r>
    </w:p>
    <w:p w14:paraId="3E249BE5" w14:textId="206143F2" w:rsidR="00110DE3" w:rsidRDefault="00BC1D5F" w:rsidP="00D94F92">
      <w:pPr>
        <w:rPr>
          <w:rFonts w:ascii="Times New Roman" w:hAnsi="Times New Roman" w:cs="Times New Roman"/>
          <w:noProof/>
          <w:sz w:val="24"/>
          <w:szCs w:val="24"/>
        </w:rPr>
      </w:pPr>
      <w:r>
        <w:rPr>
          <w:rFonts w:ascii="Times New Roman" w:hAnsi="Times New Roman" w:cs="Times New Roman"/>
          <w:noProof/>
          <w:sz w:val="24"/>
          <w:szCs w:val="24"/>
        </w:rPr>
        <w:t xml:space="preserve">The camera used was an iPhone XR 12MP Wide Camera resting upon a </w:t>
      </w:r>
      <w:r w:rsidR="009162B1">
        <w:rPr>
          <w:rFonts w:ascii="Times New Roman" w:hAnsi="Times New Roman" w:cs="Times New Roman"/>
          <w:noProof/>
          <w:sz w:val="24"/>
          <w:szCs w:val="24"/>
        </w:rPr>
        <w:t>music stand I had set up in my father’s backyard</w:t>
      </w:r>
      <w:r>
        <w:rPr>
          <w:rFonts w:ascii="Times New Roman" w:hAnsi="Times New Roman" w:cs="Times New Roman"/>
          <w:noProof/>
          <w:sz w:val="24"/>
          <w:szCs w:val="24"/>
        </w:rPr>
        <w:t xml:space="preserve">. </w:t>
      </w:r>
      <w:r w:rsidR="00610144">
        <w:rPr>
          <w:rFonts w:ascii="Times New Roman" w:hAnsi="Times New Roman" w:cs="Times New Roman"/>
          <w:noProof/>
          <w:sz w:val="24"/>
          <w:szCs w:val="24"/>
        </w:rPr>
        <w:t xml:space="preserve">The date was </w:t>
      </w:r>
      <w:r w:rsidR="009162B1">
        <w:rPr>
          <w:rFonts w:ascii="Times New Roman" w:hAnsi="Times New Roman" w:cs="Times New Roman"/>
          <w:noProof/>
          <w:sz w:val="24"/>
          <w:szCs w:val="24"/>
        </w:rPr>
        <w:t>March</w:t>
      </w:r>
      <w:r w:rsidR="00610144">
        <w:rPr>
          <w:rFonts w:ascii="Times New Roman" w:hAnsi="Times New Roman" w:cs="Times New Roman"/>
          <w:noProof/>
          <w:sz w:val="24"/>
          <w:szCs w:val="24"/>
        </w:rPr>
        <w:t xml:space="preserve"> 1</w:t>
      </w:r>
      <w:r w:rsidR="00B62160">
        <w:rPr>
          <w:rFonts w:ascii="Times New Roman" w:hAnsi="Times New Roman" w:cs="Times New Roman"/>
          <w:noProof/>
          <w:sz w:val="24"/>
          <w:szCs w:val="24"/>
        </w:rPr>
        <w:t>6</w:t>
      </w:r>
      <w:r w:rsidR="00610144">
        <w:rPr>
          <w:rFonts w:ascii="Times New Roman" w:hAnsi="Times New Roman" w:cs="Times New Roman"/>
          <w:noProof/>
          <w:sz w:val="24"/>
          <w:szCs w:val="24"/>
        </w:rPr>
        <w:t xml:space="preserve">, 2022. </w:t>
      </w:r>
      <w:r w:rsidR="00BF1207">
        <w:rPr>
          <w:rFonts w:ascii="Times New Roman" w:hAnsi="Times New Roman" w:cs="Times New Roman"/>
          <w:noProof/>
          <w:sz w:val="24"/>
          <w:szCs w:val="24"/>
        </w:rPr>
        <w:t xml:space="preserve">The camera was facing </w:t>
      </w:r>
      <w:r w:rsidR="00B62160">
        <w:rPr>
          <w:rFonts w:ascii="Times New Roman" w:hAnsi="Times New Roman" w:cs="Times New Roman"/>
          <w:noProof/>
          <w:sz w:val="24"/>
          <w:szCs w:val="24"/>
        </w:rPr>
        <w:t>somewhat Southeast</w:t>
      </w:r>
      <w:r w:rsidR="00BF1207">
        <w:rPr>
          <w:rFonts w:ascii="Times New Roman" w:hAnsi="Times New Roman" w:cs="Times New Roman"/>
          <w:noProof/>
          <w:sz w:val="24"/>
          <w:szCs w:val="24"/>
        </w:rPr>
        <w:t xml:space="preserve">, which meant </w:t>
      </w:r>
      <w:r w:rsidR="00B62160">
        <w:rPr>
          <w:rFonts w:ascii="Times New Roman" w:hAnsi="Times New Roman" w:cs="Times New Roman"/>
          <w:noProof/>
          <w:sz w:val="24"/>
          <w:szCs w:val="24"/>
        </w:rPr>
        <w:t xml:space="preserve">East was to the left, and Northwest was behind me slightly to the right. </w:t>
      </w:r>
    </w:p>
    <w:p w14:paraId="39B1A721" w14:textId="6F6570D5" w:rsidR="000E1EA0" w:rsidRDefault="00BF1207" w:rsidP="00D94F92">
      <w:pPr>
        <w:rPr>
          <w:rFonts w:ascii="Times New Roman" w:hAnsi="Times New Roman" w:cs="Times New Roman"/>
          <w:noProof/>
          <w:sz w:val="24"/>
          <w:szCs w:val="24"/>
        </w:rPr>
      </w:pPr>
      <w:r>
        <w:rPr>
          <w:rFonts w:ascii="Times New Roman" w:hAnsi="Times New Roman" w:cs="Times New Roman"/>
          <w:noProof/>
          <w:sz w:val="24"/>
          <w:szCs w:val="24"/>
        </w:rPr>
        <w:t>As seen from the images captured</w:t>
      </w:r>
      <w:r w:rsidR="00110DE3">
        <w:rPr>
          <w:rFonts w:ascii="Times New Roman" w:hAnsi="Times New Roman" w:cs="Times New Roman"/>
          <w:noProof/>
          <w:sz w:val="24"/>
          <w:szCs w:val="24"/>
        </w:rPr>
        <w:t xml:space="preserve"> below</w:t>
      </w:r>
      <w:r>
        <w:rPr>
          <w:rFonts w:ascii="Times New Roman" w:hAnsi="Times New Roman" w:cs="Times New Roman"/>
          <w:noProof/>
          <w:sz w:val="24"/>
          <w:szCs w:val="24"/>
        </w:rPr>
        <w:t xml:space="preserve">, </w:t>
      </w:r>
      <w:r w:rsidR="001C18EE">
        <w:rPr>
          <w:rFonts w:ascii="Times New Roman" w:hAnsi="Times New Roman" w:cs="Times New Roman"/>
          <w:noProof/>
          <w:sz w:val="24"/>
          <w:szCs w:val="24"/>
        </w:rPr>
        <w:t xml:space="preserve">the moon moved in an angled trajectory overhead, traveling somewhat Southeast toward the Northwest. </w:t>
      </w:r>
    </w:p>
    <w:p w14:paraId="502FACCE" w14:textId="6E3CB4C5" w:rsidR="00EF3509" w:rsidRPr="00610144" w:rsidRDefault="00A12187" w:rsidP="00A12187">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3BC669" wp14:editId="7779C0A1">
            <wp:extent cx="3932907" cy="2949678"/>
            <wp:effectExtent l="0" t="0" r="4445" b="0"/>
            <wp:docPr id="3" name="Picture 3"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ligh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681" cy="3000509"/>
                    </a:xfrm>
                    <a:prstGeom prst="rect">
                      <a:avLst/>
                    </a:prstGeom>
                  </pic:spPr>
                </pic:pic>
              </a:graphicData>
            </a:graphic>
          </wp:inline>
        </w:drawing>
      </w:r>
    </w:p>
    <w:p w14:paraId="5B56F275" w14:textId="21A68A80" w:rsidR="00747E8E" w:rsidRDefault="000E1EA0" w:rsidP="004E6694">
      <w:pPr>
        <w:jc w:val="center"/>
        <w:rPr>
          <w:rFonts w:ascii="Times New Roman" w:hAnsi="Times New Roman" w:cs="Times New Roman"/>
          <w:b/>
          <w:bCs/>
          <w:noProof/>
          <w:sz w:val="20"/>
          <w:szCs w:val="20"/>
        </w:rPr>
      </w:pPr>
      <w:r w:rsidRPr="000E1EA0">
        <w:rPr>
          <w:rFonts w:ascii="Times New Roman" w:hAnsi="Times New Roman" w:cs="Times New Roman"/>
          <w:b/>
          <w:bCs/>
          <w:noProof/>
          <w:sz w:val="20"/>
          <w:szCs w:val="20"/>
        </w:rPr>
        <w:t>GIF of the Moon Moving</w:t>
      </w:r>
    </w:p>
    <w:p w14:paraId="0D1C125E" w14:textId="7D662A51" w:rsidR="000E1EA0" w:rsidRPr="000E1EA0" w:rsidRDefault="000E1EA0" w:rsidP="004E6694">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All Images Taken on </w:t>
      </w:r>
      <w:r w:rsidR="003D4FF3">
        <w:rPr>
          <w:rFonts w:ascii="Times New Roman" w:hAnsi="Times New Roman" w:cs="Times New Roman"/>
          <w:noProof/>
          <w:sz w:val="24"/>
          <w:szCs w:val="24"/>
        </w:rPr>
        <w:t>March 1</w:t>
      </w:r>
      <w:r w:rsidR="00B62160">
        <w:rPr>
          <w:rFonts w:ascii="Times New Roman" w:hAnsi="Times New Roman" w:cs="Times New Roman"/>
          <w:noProof/>
          <w:sz w:val="24"/>
          <w:szCs w:val="24"/>
        </w:rPr>
        <w:t>6</w:t>
      </w:r>
      <w:r w:rsidR="003D4FF3">
        <w:rPr>
          <w:rFonts w:ascii="Times New Roman" w:hAnsi="Times New Roman" w:cs="Times New Roman"/>
          <w:noProof/>
          <w:sz w:val="24"/>
          <w:szCs w:val="24"/>
        </w:rPr>
        <w:t>, 2022</w:t>
      </w:r>
    </w:p>
    <w:p w14:paraId="06130E40" w14:textId="6D75B066" w:rsidR="0008213E" w:rsidRDefault="001C18EE" w:rsidP="004E6694">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5948901" wp14:editId="1BC19F0C">
            <wp:extent cx="2587523" cy="1940642"/>
            <wp:effectExtent l="0" t="0" r="3810" b="2540"/>
            <wp:docPr id="1" name="Picture 1"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8422" cy="1963817"/>
                    </a:xfrm>
                    <a:prstGeom prst="rect">
                      <a:avLst/>
                    </a:prstGeom>
                  </pic:spPr>
                </pic:pic>
              </a:graphicData>
            </a:graphic>
          </wp:inline>
        </w:drawing>
      </w:r>
      <w:r>
        <w:rPr>
          <w:rFonts w:ascii="Times New Roman" w:hAnsi="Times New Roman" w:cs="Times New Roman"/>
          <w:noProof/>
          <w:sz w:val="24"/>
          <w:szCs w:val="24"/>
        </w:rPr>
        <w:drawing>
          <wp:inline distT="0" distB="0" distL="0" distR="0" wp14:anchorId="569DD14B" wp14:editId="763BFA71">
            <wp:extent cx="2587523" cy="1940642"/>
            <wp:effectExtent l="0" t="0" r="3810" b="2540"/>
            <wp:docPr id="2" name="Picture 2"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ligh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4510" cy="1968382"/>
                    </a:xfrm>
                    <a:prstGeom prst="rect">
                      <a:avLst/>
                    </a:prstGeom>
                  </pic:spPr>
                </pic:pic>
              </a:graphicData>
            </a:graphic>
          </wp:inline>
        </w:drawing>
      </w:r>
    </w:p>
    <w:p w14:paraId="56FD1C1C" w14:textId="2C4EE1BE" w:rsidR="0008213E" w:rsidRDefault="0008213E" w:rsidP="004E6694">
      <w:pPr>
        <w:jc w:val="center"/>
        <w:rPr>
          <w:rFonts w:ascii="Times New Roman" w:hAnsi="Times New Roman" w:cs="Times New Roman"/>
          <w:noProof/>
          <w:sz w:val="24"/>
          <w:szCs w:val="24"/>
        </w:rPr>
      </w:pPr>
      <w:r>
        <w:rPr>
          <w:rFonts w:ascii="Times New Roman" w:hAnsi="Times New Roman" w:cs="Times New Roman"/>
          <w:noProof/>
          <w:sz w:val="24"/>
          <w:szCs w:val="24"/>
        </w:rPr>
        <w:t>20:08:34</w:t>
      </w:r>
      <w:r w:rsidR="000E1EA0">
        <w:rPr>
          <w:rFonts w:ascii="Times New Roman" w:hAnsi="Times New Roman" w:cs="Times New Roman"/>
          <w:noProof/>
          <w:sz w:val="24"/>
          <w:szCs w:val="24"/>
        </w:rPr>
        <w:tab/>
      </w:r>
      <w:r w:rsidR="000E1EA0">
        <w:rPr>
          <w:rFonts w:ascii="Times New Roman" w:hAnsi="Times New Roman" w:cs="Times New Roman"/>
          <w:noProof/>
          <w:sz w:val="24"/>
          <w:szCs w:val="24"/>
        </w:rPr>
        <w:tab/>
      </w:r>
      <w:r w:rsidR="000E1EA0">
        <w:rPr>
          <w:rFonts w:ascii="Times New Roman" w:hAnsi="Times New Roman" w:cs="Times New Roman"/>
          <w:noProof/>
          <w:sz w:val="24"/>
          <w:szCs w:val="24"/>
        </w:rPr>
        <w:tab/>
      </w:r>
      <w:r w:rsidR="000E1EA0">
        <w:rPr>
          <w:rFonts w:ascii="Times New Roman" w:hAnsi="Times New Roman" w:cs="Times New Roman"/>
          <w:noProof/>
          <w:sz w:val="24"/>
          <w:szCs w:val="24"/>
        </w:rPr>
        <w:tab/>
      </w:r>
      <w:r w:rsidR="000E1EA0">
        <w:rPr>
          <w:rFonts w:ascii="Times New Roman" w:hAnsi="Times New Roman" w:cs="Times New Roman"/>
          <w:noProof/>
          <w:sz w:val="24"/>
          <w:szCs w:val="24"/>
        </w:rPr>
        <w:tab/>
      </w:r>
      <w:r>
        <w:rPr>
          <w:rFonts w:ascii="Times New Roman" w:hAnsi="Times New Roman" w:cs="Times New Roman"/>
          <w:noProof/>
          <w:sz w:val="24"/>
          <w:szCs w:val="24"/>
        </w:rPr>
        <w:t>20:17</w:t>
      </w:r>
      <w:r w:rsidR="000E1EA0">
        <w:rPr>
          <w:rFonts w:ascii="Times New Roman" w:hAnsi="Times New Roman" w:cs="Times New Roman"/>
          <w:noProof/>
          <w:sz w:val="24"/>
          <w:szCs w:val="24"/>
        </w:rPr>
        <w:t>:48</w:t>
      </w:r>
    </w:p>
    <w:p w14:paraId="1AF1BFAA" w14:textId="4B3471E6" w:rsidR="0008213E" w:rsidRDefault="001C18EE" w:rsidP="004E6694">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B91004C" wp14:editId="17F60DE2">
            <wp:extent cx="2574412" cy="1930809"/>
            <wp:effectExtent l="0" t="0" r="3810" b="0"/>
            <wp:docPr id="4" name="Picture 4"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372" cy="1946529"/>
                    </a:xfrm>
                    <a:prstGeom prst="rect">
                      <a:avLst/>
                    </a:prstGeom>
                  </pic:spPr>
                </pic:pic>
              </a:graphicData>
            </a:graphic>
          </wp:inline>
        </w:drawing>
      </w:r>
      <w:r>
        <w:rPr>
          <w:rFonts w:ascii="Times New Roman" w:hAnsi="Times New Roman" w:cs="Times New Roman"/>
          <w:noProof/>
          <w:sz w:val="24"/>
          <w:szCs w:val="24"/>
        </w:rPr>
        <w:drawing>
          <wp:inline distT="0" distB="0" distL="0" distR="0" wp14:anchorId="23A9EFAC" wp14:editId="629503A0">
            <wp:extent cx="2570296" cy="1927723"/>
            <wp:effectExtent l="0" t="0" r="0" b="3175"/>
            <wp:docPr id="5" name="Picture 5"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8332" cy="1956250"/>
                    </a:xfrm>
                    <a:prstGeom prst="rect">
                      <a:avLst/>
                    </a:prstGeom>
                  </pic:spPr>
                </pic:pic>
              </a:graphicData>
            </a:graphic>
          </wp:inline>
        </w:drawing>
      </w:r>
    </w:p>
    <w:p w14:paraId="3602551B" w14:textId="1285A17F" w:rsidR="0008213E" w:rsidRDefault="000E1EA0" w:rsidP="000E1EA0">
      <w:pPr>
        <w:jc w:val="center"/>
        <w:rPr>
          <w:rFonts w:ascii="Times New Roman" w:hAnsi="Times New Roman" w:cs="Times New Roman"/>
          <w:noProof/>
          <w:sz w:val="24"/>
          <w:szCs w:val="24"/>
        </w:rPr>
      </w:pPr>
      <w:r>
        <w:rPr>
          <w:rFonts w:ascii="Times New Roman" w:hAnsi="Times New Roman" w:cs="Times New Roman"/>
          <w:noProof/>
          <w:sz w:val="24"/>
          <w:szCs w:val="24"/>
        </w:rPr>
        <w:t>20:27:09</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20:37:14</w:t>
      </w:r>
    </w:p>
    <w:p w14:paraId="12C23DC5" w14:textId="09B90B43" w:rsidR="001C18EE" w:rsidRDefault="001C18EE" w:rsidP="004E6694">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34F135D" wp14:editId="512CE375">
            <wp:extent cx="2576051" cy="1932038"/>
            <wp:effectExtent l="0" t="0" r="2540" b="0"/>
            <wp:docPr id="6" name="Picture 6"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utdoor, ligh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6051" cy="1932038"/>
                    </a:xfrm>
                    <a:prstGeom prst="rect">
                      <a:avLst/>
                    </a:prstGeom>
                  </pic:spPr>
                </pic:pic>
              </a:graphicData>
            </a:graphic>
          </wp:inline>
        </w:drawing>
      </w:r>
      <w:r>
        <w:rPr>
          <w:rFonts w:ascii="Times New Roman" w:hAnsi="Times New Roman" w:cs="Times New Roman"/>
          <w:noProof/>
          <w:sz w:val="24"/>
          <w:szCs w:val="24"/>
        </w:rPr>
        <w:drawing>
          <wp:inline distT="0" distB="0" distL="0" distR="0" wp14:anchorId="7633D839" wp14:editId="36E35B5B">
            <wp:extent cx="2578608" cy="1938528"/>
            <wp:effectExtent l="0" t="0" r="0" b="5080"/>
            <wp:docPr id="7" name="Picture 7" descr="A picture containing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utdoor, ligh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8608" cy="1938528"/>
                    </a:xfrm>
                    <a:prstGeom prst="rect">
                      <a:avLst/>
                    </a:prstGeom>
                  </pic:spPr>
                </pic:pic>
              </a:graphicData>
            </a:graphic>
          </wp:inline>
        </w:drawing>
      </w:r>
    </w:p>
    <w:p w14:paraId="4D890A4E" w14:textId="12A5CDE0" w:rsidR="00B3502E" w:rsidRDefault="000E1EA0" w:rsidP="000E1EA0">
      <w:pPr>
        <w:jc w:val="center"/>
        <w:rPr>
          <w:rFonts w:ascii="Times New Roman" w:hAnsi="Times New Roman" w:cs="Times New Roman"/>
          <w:noProof/>
          <w:sz w:val="24"/>
          <w:szCs w:val="24"/>
        </w:rPr>
      </w:pPr>
      <w:r>
        <w:rPr>
          <w:rFonts w:ascii="Times New Roman" w:hAnsi="Times New Roman" w:cs="Times New Roman"/>
          <w:noProof/>
          <w:sz w:val="24"/>
          <w:szCs w:val="24"/>
        </w:rPr>
        <w:t>20:47:35</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20:57:40</w:t>
      </w:r>
    </w:p>
    <w:p w14:paraId="7DD7B561" w14:textId="5756547B" w:rsidR="000E1EA0" w:rsidRDefault="000E1EA0" w:rsidP="000E1EA0">
      <w:pPr>
        <w:jc w:val="center"/>
        <w:rPr>
          <w:rFonts w:ascii="Times New Roman" w:hAnsi="Times New Roman" w:cs="Times New Roman"/>
          <w:noProof/>
          <w:sz w:val="24"/>
          <w:szCs w:val="24"/>
        </w:rPr>
      </w:pPr>
    </w:p>
    <w:p w14:paraId="25F3D178" w14:textId="15B7B9D2" w:rsidR="000E1EA0" w:rsidRDefault="000E1EA0" w:rsidP="000E1EA0">
      <w:pPr>
        <w:jc w:val="center"/>
        <w:rPr>
          <w:rFonts w:ascii="Times New Roman" w:hAnsi="Times New Roman" w:cs="Times New Roman"/>
          <w:noProof/>
          <w:sz w:val="24"/>
          <w:szCs w:val="24"/>
        </w:rPr>
      </w:pPr>
    </w:p>
    <w:p w14:paraId="44605CDE" w14:textId="3FD7979A" w:rsidR="000E1EA0" w:rsidDel="00214CD8" w:rsidRDefault="000E1EA0" w:rsidP="000E1EA0">
      <w:pPr>
        <w:jc w:val="center"/>
        <w:rPr>
          <w:del w:id="0" w:author="Alexander Gaskins" w:date="2022-03-24T12:43:00Z"/>
          <w:rFonts w:ascii="Times New Roman" w:hAnsi="Times New Roman" w:cs="Times New Roman"/>
          <w:noProof/>
          <w:sz w:val="24"/>
          <w:szCs w:val="24"/>
        </w:rPr>
      </w:pPr>
    </w:p>
    <w:p w14:paraId="4CDFB873" w14:textId="77777777" w:rsidR="000E1EA0" w:rsidRDefault="000E1EA0" w:rsidP="000E1EA0">
      <w:pPr>
        <w:jc w:val="center"/>
        <w:rPr>
          <w:rFonts w:ascii="Times New Roman" w:hAnsi="Times New Roman" w:cs="Times New Roman"/>
          <w:noProof/>
          <w:sz w:val="24"/>
          <w:szCs w:val="24"/>
        </w:rPr>
      </w:pPr>
    </w:p>
    <w:p w14:paraId="087E147E" w14:textId="77777777" w:rsidR="00B3502E" w:rsidRPr="00A97896" w:rsidRDefault="00B3502E" w:rsidP="00B3502E">
      <w:pPr>
        <w:rPr>
          <w:rFonts w:ascii="Times New Roman" w:hAnsi="Times New Roman" w:cs="Times New Roman"/>
          <w:sz w:val="24"/>
          <w:szCs w:val="24"/>
          <w:u w:val="single"/>
        </w:rPr>
      </w:pPr>
      <w:r w:rsidRPr="00A97896">
        <w:rPr>
          <w:rFonts w:ascii="Times New Roman" w:hAnsi="Times New Roman" w:cs="Times New Roman"/>
          <w:sz w:val="24"/>
          <w:szCs w:val="24"/>
          <w:u w:val="single"/>
        </w:rPr>
        <w:lastRenderedPageBreak/>
        <w:t xml:space="preserve">Simulation Results: </w:t>
      </w:r>
    </w:p>
    <w:p w14:paraId="67E4DB45" w14:textId="77777777" w:rsidR="00B3502E" w:rsidRDefault="00B3502E" w:rsidP="00B3502E">
      <w:pPr>
        <w:jc w:val="center"/>
      </w:pPr>
      <w:r>
        <w:rPr>
          <w:noProof/>
        </w:rPr>
        <w:drawing>
          <wp:inline distT="0" distB="0" distL="0" distR="0" wp14:anchorId="55148B2C" wp14:editId="102BEF54">
            <wp:extent cx="4404852" cy="3529529"/>
            <wp:effectExtent l="0" t="0" r="2540" b="127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3007" cy="3536063"/>
                    </a:xfrm>
                    <a:prstGeom prst="rect">
                      <a:avLst/>
                    </a:prstGeom>
                  </pic:spPr>
                </pic:pic>
              </a:graphicData>
            </a:graphic>
          </wp:inline>
        </w:drawing>
      </w:r>
    </w:p>
    <w:p w14:paraId="7EF95A03" w14:textId="61B520FB" w:rsidR="00AE179C" w:rsidRDefault="00B3502E" w:rsidP="00A12187">
      <w:pPr>
        <w:rPr>
          <w:ins w:id="1" w:author="Alexander Gaskins" w:date="2022-03-24T12:42:00Z"/>
          <w:rFonts w:ascii="Times New Roman" w:hAnsi="Times New Roman" w:cs="Times New Roman"/>
          <w:sz w:val="24"/>
          <w:szCs w:val="24"/>
        </w:rPr>
      </w:pPr>
      <w:r w:rsidRPr="00A97896">
        <w:rPr>
          <w:rFonts w:ascii="Times New Roman" w:hAnsi="Times New Roman" w:cs="Times New Roman"/>
          <w:sz w:val="24"/>
          <w:szCs w:val="24"/>
        </w:rPr>
        <w:t>The</w:t>
      </w:r>
      <w:r>
        <w:rPr>
          <w:rFonts w:ascii="Times New Roman" w:hAnsi="Times New Roman" w:cs="Times New Roman"/>
          <w:sz w:val="24"/>
          <w:szCs w:val="24"/>
        </w:rPr>
        <w:t>se results were recorded for my time in Lancaster, PA</w:t>
      </w:r>
      <w:r w:rsidR="000A427E">
        <w:rPr>
          <w:rFonts w:ascii="Times New Roman" w:hAnsi="Times New Roman" w:cs="Times New Roman"/>
          <w:sz w:val="24"/>
          <w:szCs w:val="24"/>
        </w:rPr>
        <w:t xml:space="preserve"> (Lat: 40.049880 Long: -76.292790)</w:t>
      </w:r>
      <w:del w:id="2" w:author="Alexander Gaskins" w:date="2022-03-24T12:40:00Z">
        <w:r w:rsidR="000A427E" w:rsidDel="00214CD8">
          <w:rPr>
            <w:rFonts w:ascii="Times New Roman" w:hAnsi="Times New Roman" w:cs="Times New Roman"/>
            <w:sz w:val="24"/>
            <w:szCs w:val="24"/>
          </w:rPr>
          <w:delText xml:space="preserve"> </w:delText>
        </w:r>
      </w:del>
      <w:r>
        <w:rPr>
          <w:rFonts w:ascii="Times New Roman" w:hAnsi="Times New Roman" w:cs="Times New Roman"/>
          <w:sz w:val="24"/>
          <w:szCs w:val="24"/>
        </w:rPr>
        <w:t>, at around 20:30. The season was winter, with the date being March 1</w:t>
      </w:r>
      <w:r w:rsidR="00B62160">
        <w:rPr>
          <w:rFonts w:ascii="Times New Roman" w:hAnsi="Times New Roman" w:cs="Times New Roman"/>
          <w:sz w:val="24"/>
          <w:szCs w:val="24"/>
        </w:rPr>
        <w:t>6</w:t>
      </w:r>
      <w:r>
        <w:rPr>
          <w:rFonts w:ascii="Times New Roman" w:hAnsi="Times New Roman" w:cs="Times New Roman"/>
          <w:sz w:val="24"/>
          <w:szCs w:val="24"/>
        </w:rPr>
        <w:t>. I observed a full moon from my father’s backyard, which meant that the entirety of the moon’s visible face (from Earth’s perspective) was being illuminated by the sun’s rays. To further analyze this, the simulation showed that the sun’s rays were positioned directly perpendicular to the moon’s face</w:t>
      </w:r>
      <w:r w:rsidR="003D4FF3">
        <w:rPr>
          <w:rFonts w:ascii="Times New Roman" w:hAnsi="Times New Roman" w:cs="Times New Roman"/>
          <w:sz w:val="24"/>
          <w:szCs w:val="24"/>
        </w:rPr>
        <w:t xml:space="preserve">. </w:t>
      </w:r>
      <w:r w:rsidR="00B62160">
        <w:rPr>
          <w:rFonts w:ascii="Times New Roman" w:hAnsi="Times New Roman" w:cs="Times New Roman"/>
          <w:sz w:val="24"/>
          <w:szCs w:val="24"/>
        </w:rPr>
        <w:t xml:space="preserve">It also confirmed the direction that I had observed the moon traveling in, from Southeast to Northwest. </w:t>
      </w:r>
    </w:p>
    <w:p w14:paraId="7CBF191E" w14:textId="1715E3FA" w:rsidR="00214CD8" w:rsidRDefault="00214CD8" w:rsidP="00A12187">
      <w:pPr>
        <w:rPr>
          <w:ins w:id="3" w:author="Alexander Gaskins" w:date="2022-03-24T13:04:00Z"/>
          <w:rFonts w:ascii="Times New Roman" w:hAnsi="Times New Roman" w:cs="Times New Roman"/>
          <w:sz w:val="24"/>
          <w:szCs w:val="24"/>
        </w:rPr>
      </w:pPr>
    </w:p>
    <w:p w14:paraId="3DD7A27F" w14:textId="1481B037" w:rsidR="001811FF" w:rsidRDefault="001811FF" w:rsidP="00A12187">
      <w:pPr>
        <w:rPr>
          <w:ins w:id="4" w:author="Alexander Gaskins" w:date="2022-03-24T13:04:00Z"/>
          <w:rFonts w:ascii="Times New Roman" w:hAnsi="Times New Roman" w:cs="Times New Roman"/>
          <w:sz w:val="24"/>
          <w:szCs w:val="24"/>
        </w:rPr>
      </w:pPr>
    </w:p>
    <w:p w14:paraId="4E51EBCC" w14:textId="37CFC554" w:rsidR="001811FF" w:rsidRDefault="001811FF" w:rsidP="00A12187">
      <w:pPr>
        <w:rPr>
          <w:ins w:id="5" w:author="Alexander Gaskins" w:date="2022-03-24T13:04:00Z"/>
          <w:rFonts w:ascii="Times New Roman" w:hAnsi="Times New Roman" w:cs="Times New Roman"/>
          <w:sz w:val="24"/>
          <w:szCs w:val="24"/>
        </w:rPr>
      </w:pPr>
    </w:p>
    <w:p w14:paraId="38D207A6" w14:textId="6C7C46DD" w:rsidR="001811FF" w:rsidRDefault="001811FF" w:rsidP="00A12187">
      <w:pPr>
        <w:rPr>
          <w:ins w:id="6" w:author="Alexander Gaskins" w:date="2022-03-24T13:04:00Z"/>
          <w:rFonts w:ascii="Times New Roman" w:hAnsi="Times New Roman" w:cs="Times New Roman"/>
          <w:sz w:val="24"/>
          <w:szCs w:val="24"/>
        </w:rPr>
      </w:pPr>
    </w:p>
    <w:p w14:paraId="76B78B23" w14:textId="7A61AB7B" w:rsidR="001811FF" w:rsidRDefault="001811FF" w:rsidP="00A12187">
      <w:pPr>
        <w:rPr>
          <w:ins w:id="7" w:author="Alexander Gaskins" w:date="2022-03-24T13:04:00Z"/>
          <w:rFonts w:ascii="Times New Roman" w:hAnsi="Times New Roman" w:cs="Times New Roman"/>
          <w:sz w:val="24"/>
          <w:szCs w:val="24"/>
        </w:rPr>
      </w:pPr>
    </w:p>
    <w:p w14:paraId="0FFC91EF" w14:textId="6777483A" w:rsidR="001811FF" w:rsidRDefault="001811FF" w:rsidP="00A12187">
      <w:pPr>
        <w:rPr>
          <w:ins w:id="8" w:author="Alexander Gaskins" w:date="2022-03-24T13:04:00Z"/>
          <w:rFonts w:ascii="Times New Roman" w:hAnsi="Times New Roman" w:cs="Times New Roman"/>
          <w:sz w:val="24"/>
          <w:szCs w:val="24"/>
        </w:rPr>
      </w:pPr>
    </w:p>
    <w:p w14:paraId="661AC112" w14:textId="2B6DADE0" w:rsidR="001811FF" w:rsidRDefault="001811FF" w:rsidP="00A12187">
      <w:pPr>
        <w:rPr>
          <w:ins w:id="9" w:author="Alexander Gaskins" w:date="2022-03-24T13:04:00Z"/>
          <w:rFonts w:ascii="Times New Roman" w:hAnsi="Times New Roman" w:cs="Times New Roman"/>
          <w:sz w:val="24"/>
          <w:szCs w:val="24"/>
        </w:rPr>
      </w:pPr>
    </w:p>
    <w:p w14:paraId="29B43827" w14:textId="01DAF87A" w:rsidR="001811FF" w:rsidRDefault="001811FF" w:rsidP="00A12187">
      <w:pPr>
        <w:rPr>
          <w:ins w:id="10" w:author="Alexander Gaskins" w:date="2022-03-24T13:04:00Z"/>
          <w:rFonts w:ascii="Times New Roman" w:hAnsi="Times New Roman" w:cs="Times New Roman"/>
          <w:sz w:val="24"/>
          <w:szCs w:val="24"/>
        </w:rPr>
      </w:pPr>
    </w:p>
    <w:p w14:paraId="487B1EA9" w14:textId="36541808" w:rsidR="001811FF" w:rsidRDefault="001811FF" w:rsidP="00A12187">
      <w:pPr>
        <w:rPr>
          <w:ins w:id="11" w:author="Alexander Gaskins" w:date="2022-03-24T13:04:00Z"/>
          <w:rFonts w:ascii="Times New Roman" w:hAnsi="Times New Roman" w:cs="Times New Roman"/>
          <w:sz w:val="24"/>
          <w:szCs w:val="24"/>
        </w:rPr>
      </w:pPr>
    </w:p>
    <w:p w14:paraId="532AC532" w14:textId="77777777" w:rsidR="001811FF" w:rsidRDefault="001811FF" w:rsidP="00A12187">
      <w:pPr>
        <w:rPr>
          <w:ins w:id="12" w:author="Alexander Gaskins" w:date="2022-03-24T12:42:00Z"/>
          <w:rFonts w:ascii="Times New Roman" w:hAnsi="Times New Roman" w:cs="Times New Roman"/>
          <w:sz w:val="24"/>
          <w:szCs w:val="24"/>
        </w:rPr>
      </w:pPr>
    </w:p>
    <w:p w14:paraId="370AA3AD" w14:textId="328F92B2" w:rsidR="00214CD8" w:rsidRDefault="00214CD8" w:rsidP="00A12187">
      <w:pPr>
        <w:rPr>
          <w:ins w:id="13" w:author="Alexander Gaskins" w:date="2022-03-24T12:42:00Z"/>
          <w:rFonts w:ascii="Times New Roman" w:hAnsi="Times New Roman" w:cs="Times New Roman"/>
          <w:color w:val="000000" w:themeColor="text1"/>
          <w:sz w:val="24"/>
          <w:szCs w:val="24"/>
        </w:rPr>
      </w:pPr>
      <w:ins w:id="14" w:author="Alexander Gaskins" w:date="2022-03-24T12:42:00Z">
        <w:r>
          <w:rPr>
            <w:rFonts w:ascii="Times New Roman" w:hAnsi="Times New Roman" w:cs="Times New Roman"/>
            <w:color w:val="000000" w:themeColor="text1"/>
            <w:sz w:val="24"/>
            <w:szCs w:val="24"/>
            <w:u w:val="single"/>
          </w:rPr>
          <w:lastRenderedPageBreak/>
          <w:t>Extra Credit:</w:t>
        </w:r>
        <w:r>
          <w:rPr>
            <w:rFonts w:ascii="Times New Roman" w:hAnsi="Times New Roman" w:cs="Times New Roman"/>
            <w:color w:val="000000" w:themeColor="text1"/>
            <w:sz w:val="24"/>
            <w:szCs w:val="24"/>
          </w:rPr>
          <w:t xml:space="preserve"> </w:t>
        </w:r>
      </w:ins>
    </w:p>
    <w:p w14:paraId="48FB856A" w14:textId="2ADBE449" w:rsidR="00214CD8" w:rsidRDefault="00214CD8" w:rsidP="00A12187">
      <w:pPr>
        <w:rPr>
          <w:ins w:id="15" w:author="Alexander Gaskins" w:date="2022-03-24T12:43:00Z"/>
          <w:rFonts w:ascii="Times New Roman" w:hAnsi="Times New Roman" w:cs="Times New Roman"/>
          <w:color w:val="000000" w:themeColor="text1"/>
          <w:sz w:val="24"/>
          <w:szCs w:val="24"/>
        </w:rPr>
      </w:pPr>
      <w:ins w:id="16" w:author="Alexander Gaskins" w:date="2022-03-24T12:43:00Z">
        <w:r>
          <w:rPr>
            <w:rFonts w:ascii="Times New Roman" w:hAnsi="Times New Roman" w:cs="Times New Roman"/>
            <w:noProof/>
            <w:color w:val="000000" w:themeColor="text1"/>
            <w:sz w:val="24"/>
            <w:szCs w:val="24"/>
          </w:rPr>
          <w:drawing>
            <wp:inline distT="0" distB="0" distL="0" distR="0" wp14:anchorId="0A307830" wp14:editId="50D1852F">
              <wp:extent cx="2772697" cy="22611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4826" cy="2279162"/>
                      </a:xfrm>
                      <a:prstGeom prst="rect">
                        <a:avLst/>
                      </a:prstGeom>
                    </pic:spPr>
                  </pic:pic>
                </a:graphicData>
              </a:graphic>
            </wp:inline>
          </w:drawing>
        </w:r>
      </w:ins>
    </w:p>
    <w:p w14:paraId="117F3435" w14:textId="1D157C87" w:rsidR="00214CD8" w:rsidRDefault="00214CD8" w:rsidP="00A12187">
      <w:pPr>
        <w:rPr>
          <w:ins w:id="17" w:author="Alexander Gaskins" w:date="2022-03-24T12:45:00Z"/>
          <w:rFonts w:ascii="Times New Roman" w:hAnsi="Times New Roman" w:cs="Times New Roman"/>
          <w:color w:val="000000" w:themeColor="text1"/>
          <w:sz w:val="24"/>
          <w:szCs w:val="24"/>
        </w:rPr>
      </w:pPr>
      <w:ins w:id="18" w:author="Alexander Gaskins" w:date="2022-03-24T12:43:00Z">
        <w:r>
          <w:rPr>
            <w:rFonts w:ascii="Times New Roman" w:hAnsi="Times New Roman" w:cs="Times New Roman"/>
            <w:color w:val="000000" w:themeColor="text1"/>
            <w:sz w:val="24"/>
            <w:szCs w:val="24"/>
          </w:rPr>
          <w:t xml:space="preserve">Now let’s consider a scenario in which the roles of the moon and the Earth are switch. </w:t>
        </w:r>
      </w:ins>
      <w:ins w:id="19" w:author="Alexander Gaskins" w:date="2022-03-24T12:44:00Z">
        <w:r>
          <w:rPr>
            <w:rFonts w:ascii="Times New Roman" w:hAnsi="Times New Roman" w:cs="Times New Roman"/>
            <w:color w:val="000000" w:themeColor="text1"/>
            <w:sz w:val="24"/>
            <w:szCs w:val="24"/>
          </w:rPr>
          <w:t xml:space="preserve">As seen from the above image, the Earth is orbiting the moon, with the moon </w:t>
        </w:r>
        <w:r w:rsidR="009A6482">
          <w:rPr>
            <w:rFonts w:ascii="Times New Roman" w:hAnsi="Times New Roman" w:cs="Times New Roman"/>
            <w:color w:val="000000" w:themeColor="text1"/>
            <w:sz w:val="24"/>
            <w:szCs w:val="24"/>
          </w:rPr>
          <w:t>remaining</w:t>
        </w:r>
      </w:ins>
      <w:ins w:id="20" w:author="Alexander Gaskins" w:date="2022-03-24T12:45:00Z">
        <w:r w:rsidR="009A6482">
          <w:rPr>
            <w:rFonts w:ascii="Times New Roman" w:hAnsi="Times New Roman" w:cs="Times New Roman"/>
            <w:color w:val="000000" w:themeColor="text1"/>
            <w:sz w:val="24"/>
            <w:szCs w:val="24"/>
          </w:rPr>
          <w:t xml:space="preserve"> in the center of the contraption. </w:t>
        </w:r>
      </w:ins>
    </w:p>
    <w:p w14:paraId="5C56FB31" w14:textId="5E5F9F68" w:rsidR="009A6482" w:rsidRDefault="009A6482" w:rsidP="00A12187">
      <w:pPr>
        <w:rPr>
          <w:ins w:id="21" w:author="Alexander Gaskins" w:date="2022-03-24T12:49:00Z"/>
          <w:rFonts w:ascii="Times New Roman" w:hAnsi="Times New Roman" w:cs="Times New Roman"/>
          <w:color w:val="000000" w:themeColor="text1"/>
          <w:sz w:val="24"/>
          <w:szCs w:val="24"/>
        </w:rPr>
      </w:pPr>
      <w:ins w:id="22" w:author="Alexander Gaskins" w:date="2022-03-24T12:45:00Z">
        <w:r>
          <w:rPr>
            <w:rFonts w:ascii="Times New Roman" w:hAnsi="Times New Roman" w:cs="Times New Roman"/>
            <w:color w:val="000000" w:themeColor="text1"/>
            <w:sz w:val="24"/>
            <w:szCs w:val="24"/>
          </w:rPr>
          <w:t xml:space="preserve">When viewing the moon from </w:t>
        </w:r>
      </w:ins>
      <w:ins w:id="23" w:author="Alexander Gaskins" w:date="2022-03-24T12:46:00Z">
        <w:r>
          <w:rPr>
            <w:rFonts w:ascii="Times New Roman" w:hAnsi="Times New Roman" w:cs="Times New Roman"/>
            <w:color w:val="000000" w:themeColor="text1"/>
            <w:sz w:val="24"/>
            <w:szCs w:val="24"/>
          </w:rPr>
          <w:t xml:space="preserve">Earth, the following lunar phases would be observed: </w:t>
        </w:r>
      </w:ins>
    </w:p>
    <w:p w14:paraId="5A1B2E1B" w14:textId="01B77017" w:rsidR="00A26C8D" w:rsidRDefault="009A6482" w:rsidP="00A26C8D">
      <w:pPr>
        <w:rPr>
          <w:ins w:id="24" w:author="Alexander Gaskins" w:date="2022-03-24T12:57:00Z"/>
          <w:rFonts w:ascii="Times New Roman" w:hAnsi="Times New Roman" w:cs="Times New Roman"/>
          <w:b/>
          <w:bCs/>
          <w:color w:val="000000" w:themeColor="text1"/>
          <w:sz w:val="24"/>
          <w:szCs w:val="24"/>
        </w:rPr>
      </w:pPr>
      <w:ins w:id="25" w:author="Alexander Gaskins" w:date="2022-03-24T12:49:00Z">
        <w:r>
          <w:rPr>
            <w:rFonts w:ascii="Times New Roman" w:hAnsi="Times New Roman" w:cs="Times New Roman"/>
            <w:b/>
            <w:bCs/>
            <w:color w:val="000000" w:themeColor="text1"/>
            <w:sz w:val="24"/>
            <w:szCs w:val="24"/>
          </w:rPr>
          <w:t xml:space="preserve">1: </w:t>
        </w:r>
      </w:ins>
      <w:ins w:id="26" w:author="Alexander Gaskins" w:date="2022-03-24T12:50:00Z">
        <w:r>
          <w:rPr>
            <w:rFonts w:ascii="Times New Roman" w:hAnsi="Times New Roman" w:cs="Times New Roman"/>
            <w:b/>
            <w:bCs/>
            <w:color w:val="000000" w:themeColor="text1"/>
            <w:sz w:val="24"/>
            <w:szCs w:val="24"/>
          </w:rPr>
          <w:t xml:space="preserve">                                </w:t>
        </w:r>
      </w:ins>
      <w:ins w:id="27" w:author="Alexander Gaskins" w:date="2022-03-24T13:00:00Z">
        <w:r w:rsidR="00A26C8D">
          <w:rPr>
            <w:rFonts w:ascii="Times New Roman" w:hAnsi="Times New Roman" w:cs="Times New Roman"/>
            <w:b/>
            <w:bCs/>
            <w:color w:val="000000" w:themeColor="text1"/>
            <w:sz w:val="24"/>
            <w:szCs w:val="24"/>
          </w:rPr>
          <w:t xml:space="preserve"> </w:t>
        </w:r>
      </w:ins>
      <w:ins w:id="28" w:author="Alexander Gaskins" w:date="2022-03-24T12:50:00Z">
        <w:r>
          <w:rPr>
            <w:rFonts w:ascii="Times New Roman" w:hAnsi="Times New Roman" w:cs="Times New Roman"/>
            <w:b/>
            <w:bCs/>
            <w:color w:val="000000" w:themeColor="text1"/>
            <w:sz w:val="24"/>
            <w:szCs w:val="24"/>
          </w:rPr>
          <w:t>2:</w:t>
        </w:r>
      </w:ins>
      <w:ins w:id="29" w:author="Alexander Gaskins" w:date="2022-03-24T12:59:00Z">
        <w:r w:rsidR="00A26C8D">
          <w:rPr>
            <w:rFonts w:ascii="Times New Roman" w:hAnsi="Times New Roman" w:cs="Times New Roman"/>
            <w:b/>
            <w:bCs/>
            <w:color w:val="000000" w:themeColor="text1"/>
            <w:sz w:val="24"/>
            <w:szCs w:val="24"/>
          </w:rPr>
          <w:tab/>
        </w:r>
        <w:r w:rsidR="00A26C8D">
          <w:rPr>
            <w:rFonts w:ascii="Times New Roman" w:hAnsi="Times New Roman" w:cs="Times New Roman"/>
            <w:b/>
            <w:bCs/>
            <w:color w:val="000000" w:themeColor="text1"/>
            <w:sz w:val="24"/>
            <w:szCs w:val="24"/>
          </w:rPr>
          <w:tab/>
        </w:r>
      </w:ins>
      <w:ins w:id="30" w:author="Alexander Gaskins" w:date="2022-03-24T13:02:00Z">
        <w:r w:rsidR="001811FF">
          <w:rPr>
            <w:rFonts w:ascii="Times New Roman" w:hAnsi="Times New Roman" w:cs="Times New Roman"/>
            <w:b/>
            <w:bCs/>
            <w:color w:val="000000" w:themeColor="text1"/>
            <w:sz w:val="24"/>
            <w:szCs w:val="24"/>
          </w:rPr>
          <w:tab/>
          <w:t xml:space="preserve"> 3</w:t>
        </w:r>
      </w:ins>
      <w:ins w:id="31" w:author="Alexander Gaskins" w:date="2022-03-24T12:59:00Z">
        <w:r w:rsidR="00A26C8D">
          <w:rPr>
            <w:rFonts w:ascii="Times New Roman" w:hAnsi="Times New Roman" w:cs="Times New Roman"/>
            <w:b/>
            <w:bCs/>
            <w:color w:val="000000" w:themeColor="text1"/>
            <w:sz w:val="24"/>
            <w:szCs w:val="24"/>
          </w:rPr>
          <w:t>:</w:t>
        </w:r>
      </w:ins>
      <w:ins w:id="32" w:author="Alexander Gaskins" w:date="2022-03-24T13:00:00Z">
        <w:r w:rsidR="00A26C8D">
          <w:rPr>
            <w:rFonts w:ascii="Times New Roman" w:hAnsi="Times New Roman" w:cs="Times New Roman"/>
            <w:b/>
            <w:bCs/>
            <w:color w:val="000000" w:themeColor="text1"/>
            <w:sz w:val="24"/>
            <w:szCs w:val="24"/>
          </w:rPr>
          <w:tab/>
        </w:r>
        <w:r w:rsidR="00A26C8D">
          <w:rPr>
            <w:rFonts w:ascii="Times New Roman" w:hAnsi="Times New Roman" w:cs="Times New Roman"/>
            <w:b/>
            <w:bCs/>
            <w:color w:val="000000" w:themeColor="text1"/>
            <w:sz w:val="24"/>
            <w:szCs w:val="24"/>
          </w:rPr>
          <w:tab/>
        </w:r>
        <w:r w:rsidR="00A26C8D">
          <w:rPr>
            <w:rFonts w:ascii="Times New Roman" w:hAnsi="Times New Roman" w:cs="Times New Roman"/>
            <w:b/>
            <w:bCs/>
            <w:color w:val="000000" w:themeColor="text1"/>
            <w:sz w:val="24"/>
            <w:szCs w:val="24"/>
          </w:rPr>
          <w:tab/>
          <w:t xml:space="preserve">   4: </w:t>
        </w:r>
      </w:ins>
    </w:p>
    <w:p w14:paraId="2A550A02" w14:textId="3D83F139" w:rsidR="00A26C8D" w:rsidRPr="00A26C8D" w:rsidRDefault="00A26C8D">
      <w:pPr>
        <w:ind w:left="1440" w:firstLine="720"/>
        <w:rPr>
          <w:ins w:id="33" w:author="Alexander Gaskins" w:date="2022-03-24T12:57:00Z"/>
          <w:rFonts w:ascii="Times New Roman" w:eastAsia="Times New Roman" w:hAnsi="Times New Roman" w:cs="Times New Roman"/>
          <w:sz w:val="24"/>
          <w:szCs w:val="24"/>
        </w:rPr>
        <w:pPrChange w:id="34" w:author="Alexander Gaskins" w:date="2022-03-24T12:58:00Z">
          <w:pPr/>
        </w:pPrChange>
      </w:pPr>
      <w:ins w:id="35" w:author="Alexander Gaskins" w:date="2022-03-24T12:59:00Z">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4384" behindDoc="0" locked="0" layoutInCell="1" allowOverlap="1" wp14:anchorId="307E16A1" wp14:editId="67542911">
                  <wp:simplePos x="0" y="0"/>
                  <wp:positionH relativeFrom="column">
                    <wp:posOffset>3075940</wp:posOffset>
                  </wp:positionH>
                  <wp:positionV relativeFrom="paragraph">
                    <wp:posOffset>125423</wp:posOffset>
                  </wp:positionV>
                  <wp:extent cx="1151603" cy="1156622"/>
                  <wp:effectExtent l="38100" t="38100" r="42545" b="37465"/>
                  <wp:wrapNone/>
                  <wp:docPr id="30" name="Oval 30"/>
                  <wp:cNvGraphicFramePr/>
                  <a:graphic xmlns:a="http://schemas.openxmlformats.org/drawingml/2006/main">
                    <a:graphicData uri="http://schemas.microsoft.com/office/word/2010/wordprocessingShape">
                      <wps:wsp>
                        <wps:cNvSpPr/>
                        <wps:spPr>
                          <a:xfrm>
                            <a:off x="0" y="0"/>
                            <a:ext cx="1151603" cy="1156622"/>
                          </a:xfrm>
                          <a:prstGeom prst="ellipse">
                            <a:avLst/>
                          </a:prstGeom>
                          <a:solidFill>
                            <a:sysClr val="windowText" lastClr="000000"/>
                          </a:solid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2BC57" id="Oval 30" o:spid="_x0000_s1026" style="position:absolute;margin-left:242.2pt;margin-top:9.9pt;width:90.7pt;height:9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" fillcolor="windowText" strokecolor="black [3213]" strokeweight="6pt">
                  <v:stroke joinstyle="miter"/>
                </v:oval>
              </w:pict>
            </mc:Fallback>
          </mc:AlternateContent>
        </w:r>
      </w:ins>
      <w:ins w:id="36" w:author="Alexander Gaskins" w:date="2022-03-24T12:49:00Z">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59264" behindDoc="0" locked="0" layoutInCell="1" allowOverlap="1" wp14:anchorId="2F9F922D" wp14:editId="0C8DE440">
                  <wp:simplePos x="0" y="0"/>
                  <wp:positionH relativeFrom="column">
                    <wp:posOffset>116205</wp:posOffset>
                  </wp:positionH>
                  <wp:positionV relativeFrom="paragraph">
                    <wp:posOffset>155206</wp:posOffset>
                  </wp:positionV>
                  <wp:extent cx="1082778" cy="1089578"/>
                  <wp:effectExtent l="38100" t="38100" r="47625" b="53975"/>
                  <wp:wrapNone/>
                  <wp:docPr id="9" name="Oval 9"/>
                  <wp:cNvGraphicFramePr/>
                  <a:graphic xmlns:a="http://schemas.openxmlformats.org/drawingml/2006/main">
                    <a:graphicData uri="http://schemas.microsoft.com/office/word/2010/wordprocessingShape">
                      <wps:wsp>
                        <wps:cNvSpPr/>
                        <wps:spPr>
                          <a:xfrm>
                            <a:off x="0" y="0"/>
                            <a:ext cx="1082778" cy="1089578"/>
                          </a:xfrm>
                          <a:prstGeom prst="ellipse">
                            <a:avLst/>
                          </a:prstGeom>
                          <a:noFill/>
                          <a:ln w="825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44655" id="Oval 9" o:spid="_x0000_s1026" style="position:absolute;margin-left:9.15pt;margin-top:12.2pt;width:85.25pt;height:8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" filled="f" strokecolor="black [3213]" strokeweight="6.5pt">
                  <v:stroke joinstyle="miter"/>
                </v:oval>
              </w:pict>
            </mc:Fallback>
          </mc:AlternateContent>
        </w:r>
      </w:ins>
      <w:ins w:id="37" w:author="Alexander Gaskins" w:date="2022-03-24T12:58:00Z">
        <w:r>
          <w:rPr>
            <w:rFonts w:ascii="Times New Roman" w:hAnsi="Times New Roman" w:cs="Times New Roman"/>
            <w:b/>
            <w:bCs/>
            <w:color w:val="000000" w:themeColor="text1"/>
            <w:sz w:val="24"/>
            <w:szCs w:val="24"/>
          </w:rPr>
          <w:t xml:space="preserve"> </w:t>
        </w:r>
      </w:ins>
      <w:ins w:id="38" w:author="Alexander Gaskins" w:date="2022-03-24T12:59:00Z">
        <w:r>
          <w:rPr>
            <w:rFonts w:ascii="Times New Roman" w:hAnsi="Times New Roman" w:cs="Times New Roman"/>
            <w:b/>
            <w:bCs/>
            <w:color w:val="000000" w:themeColor="text1"/>
            <w:sz w:val="24"/>
            <w:szCs w:val="24"/>
          </w:rPr>
          <w:t xml:space="preserve"> </w:t>
        </w:r>
      </w:ins>
      <w:ins w:id="39" w:author="Alexander Gaskins" w:date="2022-03-24T12:50:00Z">
        <w:r w:rsidR="009A6482">
          <w:rPr>
            <w:rFonts w:ascii="Times New Roman" w:hAnsi="Times New Roman" w:cs="Times New Roman"/>
            <w:b/>
            <w:bCs/>
            <w:color w:val="000000" w:themeColor="text1"/>
            <w:sz w:val="24"/>
            <w:szCs w:val="24"/>
          </w:rPr>
          <w:t xml:space="preserve"> </w:t>
        </w:r>
      </w:ins>
      <w:ins w:id="40" w:author="Alexander Gaskins" w:date="2022-03-24T12:57:00Z">
        <w:r w:rsidRPr="00A26C8D">
          <w:rPr>
            <w:rFonts w:ascii="Times New Roman" w:eastAsia="Times New Roman" w:hAnsi="Times New Roman" w:cs="Times New Roman"/>
            <w:sz w:val="24"/>
            <w:szCs w:val="24"/>
          </w:rPr>
          <w:fldChar w:fldCharType="begin"/>
        </w:r>
        <w:r w:rsidRPr="00A26C8D">
          <w:rPr>
            <w:rFonts w:ascii="Times New Roman" w:eastAsia="Times New Roman" w:hAnsi="Times New Roman" w:cs="Times New Roman"/>
            <w:sz w:val="24"/>
            <w:szCs w:val="24"/>
          </w:rPr>
          <w:instrText xml:space="preserve"> INCLUDEPICTURE "https://icon-library.com/images/half-circle-icon/half-circle-icon-4.jpg" \* MERGEFORMATINET </w:instrText>
        </w:r>
        <w:r w:rsidRPr="00A26C8D">
          <w:rPr>
            <w:rFonts w:ascii="Times New Roman" w:eastAsia="Times New Roman" w:hAnsi="Times New Roman" w:cs="Times New Roman"/>
            <w:sz w:val="24"/>
            <w:szCs w:val="24"/>
          </w:rPr>
          <w:fldChar w:fldCharType="separate"/>
        </w:r>
        <w:r w:rsidRPr="00A26C8D">
          <w:rPr>
            <w:rFonts w:ascii="Times New Roman" w:eastAsia="Times New Roman" w:hAnsi="Times New Roman" w:cs="Times New Roman"/>
            <w:noProof/>
            <w:sz w:val="24"/>
            <w:szCs w:val="24"/>
          </w:rPr>
          <w:drawing>
            <wp:inline distT="0" distB="0" distL="0" distR="0" wp14:anchorId="795E1B95" wp14:editId="0722C7C6">
              <wp:extent cx="1337187" cy="1336782"/>
              <wp:effectExtent l="0" t="0" r="0" b="0"/>
              <wp:docPr id="29" name="Picture 29" descr="Half Circle Icon #178249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lf Circle Icon #178249 - Free Icons Library"/>
                      <pic:cNvPicPr>
                        <a:picLocks noChangeAspect="1" noChangeArrowheads="1"/>
                      </pic:cNvPicPr>
                    </pic:nvPicPr>
                    <pic:blipFill rotWithShape="1">
                      <a:blip r:embed="rId17">
                        <a:extLst>
                          <a:ext uri="{28A0092B-C50C-407E-A947-70E740481C1C}">
                            <a14:useLocalDpi xmlns:a14="http://schemas.microsoft.com/office/drawing/2010/main" val="0"/>
                          </a:ext>
                        </a:extLst>
                      </a:blip>
                      <a:srcRect l="17590" t="16092" r="17066" b="18582"/>
                      <a:stretch/>
                    </pic:blipFill>
                    <pic:spPr bwMode="auto">
                      <a:xfrm>
                        <a:off x="0" y="0"/>
                        <a:ext cx="1359223" cy="1358812"/>
                      </a:xfrm>
                      <a:prstGeom prst="rect">
                        <a:avLst/>
                      </a:prstGeom>
                      <a:noFill/>
                      <a:ln>
                        <a:noFill/>
                      </a:ln>
                      <a:extLst>
                        <a:ext uri="{53640926-AAD7-44D8-BBD7-CCE9431645EC}">
                          <a14:shadowObscured xmlns:a14="http://schemas.microsoft.com/office/drawing/2010/main"/>
                        </a:ext>
                      </a:extLst>
                    </pic:spPr>
                  </pic:pic>
                </a:graphicData>
              </a:graphic>
            </wp:inline>
          </w:drawing>
        </w:r>
        <w:r w:rsidRPr="00A26C8D">
          <w:rPr>
            <w:rFonts w:ascii="Times New Roman" w:eastAsia="Times New Roman" w:hAnsi="Times New Roman" w:cs="Times New Roman"/>
            <w:sz w:val="24"/>
            <w:szCs w:val="24"/>
          </w:rPr>
          <w:fldChar w:fldCharType="end"/>
        </w:r>
      </w:ins>
      <w:ins w:id="41" w:author="Alexander Gaskins" w:date="2022-03-24T13:00:00Z">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ins>
      <w:ins w:id="42" w:author="Alexander Gaskins" w:date="2022-03-24T13:01:00Z">
        <w:r w:rsidRPr="00A26C8D">
          <w:rPr>
            <w:rFonts w:ascii="Times New Roman" w:eastAsia="Times New Roman" w:hAnsi="Times New Roman" w:cs="Times New Roman"/>
            <w:sz w:val="24"/>
            <w:szCs w:val="24"/>
          </w:rPr>
          <w:fldChar w:fldCharType="begin"/>
        </w:r>
        <w:r w:rsidRPr="00A26C8D">
          <w:rPr>
            <w:rFonts w:ascii="Times New Roman" w:eastAsia="Times New Roman" w:hAnsi="Times New Roman" w:cs="Times New Roman"/>
            <w:sz w:val="24"/>
            <w:szCs w:val="24"/>
          </w:rPr>
          <w:instrText xml:space="preserve"> INCLUDEPICTURE "https://icon-library.com/images/half-circle-icon/half-circle-icon-4.jpg" \* MERGEFORMATINET </w:instrText>
        </w:r>
        <w:r w:rsidRPr="00A26C8D">
          <w:rPr>
            <w:rFonts w:ascii="Times New Roman" w:eastAsia="Times New Roman" w:hAnsi="Times New Roman" w:cs="Times New Roman"/>
            <w:sz w:val="24"/>
            <w:szCs w:val="24"/>
          </w:rPr>
          <w:fldChar w:fldCharType="separate"/>
        </w:r>
        <w:r w:rsidRPr="00A26C8D">
          <w:rPr>
            <w:rFonts w:ascii="Times New Roman" w:eastAsia="Times New Roman" w:hAnsi="Times New Roman" w:cs="Times New Roman"/>
            <w:noProof/>
            <w:sz w:val="24"/>
            <w:szCs w:val="24"/>
          </w:rPr>
          <w:drawing>
            <wp:inline distT="0" distB="0" distL="0" distR="0" wp14:anchorId="09C9EE67" wp14:editId="17C2F4D8">
              <wp:extent cx="1336675" cy="1245112"/>
              <wp:effectExtent l="0" t="0" r="0" b="0"/>
              <wp:docPr id="31" name="Picture 31" descr="Half Circle Icon #178249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lf Circle Icon #178249 - Free Icons Library"/>
                      <pic:cNvPicPr>
                        <a:picLocks noChangeAspect="1" noChangeArrowheads="1"/>
                      </pic:cNvPicPr>
                    </pic:nvPicPr>
                    <pic:blipFill rotWithShape="1">
                      <a:blip r:embed="rId17">
                        <a:extLst>
                          <a:ext uri="{28A0092B-C50C-407E-A947-70E740481C1C}">
                            <a14:useLocalDpi xmlns:a14="http://schemas.microsoft.com/office/drawing/2010/main" val="0"/>
                          </a:ext>
                        </a:extLst>
                      </a:blip>
                      <a:srcRect l="17590" t="20548" r="17066" b="18582"/>
                      <a:stretch/>
                    </pic:blipFill>
                    <pic:spPr bwMode="auto">
                      <a:xfrm rot="10800000">
                        <a:off x="0" y="0"/>
                        <a:ext cx="1359223" cy="1266115"/>
                      </a:xfrm>
                      <a:prstGeom prst="rect">
                        <a:avLst/>
                      </a:prstGeom>
                      <a:noFill/>
                      <a:ln>
                        <a:noFill/>
                      </a:ln>
                      <a:extLst>
                        <a:ext uri="{53640926-AAD7-44D8-BBD7-CCE9431645EC}">
                          <a14:shadowObscured xmlns:a14="http://schemas.microsoft.com/office/drawing/2010/main"/>
                        </a:ext>
                      </a:extLst>
                    </pic:spPr>
                  </pic:pic>
                </a:graphicData>
              </a:graphic>
            </wp:inline>
          </w:drawing>
        </w:r>
        <w:r w:rsidRPr="00A26C8D">
          <w:rPr>
            <w:rFonts w:ascii="Times New Roman" w:eastAsia="Times New Roman" w:hAnsi="Times New Roman" w:cs="Times New Roman"/>
            <w:sz w:val="24"/>
            <w:szCs w:val="24"/>
          </w:rPr>
          <w:fldChar w:fldCharType="end"/>
        </w:r>
      </w:ins>
    </w:p>
    <w:p w14:paraId="4A5B1A05" w14:textId="364D38C2" w:rsidR="00160577" w:rsidRDefault="001811FF" w:rsidP="001811FF">
      <w:pPr>
        <w:rPr>
          <w:ins w:id="43" w:author="Alexander Gaskins" w:date="2022-03-24T13:04:00Z"/>
          <w:rFonts w:ascii="Times New Roman" w:eastAsia="Times New Roman" w:hAnsi="Times New Roman" w:cs="Times New Roman"/>
          <w:sz w:val="24"/>
          <w:szCs w:val="24"/>
        </w:rPr>
      </w:pPr>
      <w:ins w:id="44" w:author="Alexander Gaskins" w:date="2022-03-24T13:03:00Z">
        <w:r>
          <w:rPr>
            <w:rFonts w:ascii="Times New Roman" w:eastAsia="Times New Roman" w:hAnsi="Times New Roman" w:cs="Times New Roman"/>
            <w:sz w:val="24"/>
            <w:szCs w:val="24"/>
          </w:rPr>
          <w:t xml:space="preserve">         Full Moon</w:t>
        </w:r>
        <w:r>
          <w:rPr>
            <w:rFonts w:ascii="Times New Roman" w:eastAsia="Times New Roman" w:hAnsi="Times New Roman" w:cs="Times New Roman"/>
            <w:sz w:val="24"/>
            <w:szCs w:val="24"/>
          </w:rPr>
          <w:tab/>
        </w:r>
      </w:ins>
      <w:ins w:id="45" w:author="Alexander Gaskins" w:date="2022-03-24T13:04:00Z">
        <w:r>
          <w:rPr>
            <w:rFonts w:ascii="Times New Roman" w:eastAsia="Times New Roman" w:hAnsi="Times New Roman" w:cs="Times New Roman"/>
            <w:sz w:val="24"/>
            <w:szCs w:val="24"/>
          </w:rPr>
          <w:t xml:space="preserve">           </w:t>
        </w:r>
      </w:ins>
      <w:ins w:id="46" w:author="Alexander Gaskins" w:date="2022-03-24T13:03:00Z">
        <w:r>
          <w:rPr>
            <w:rFonts w:ascii="Times New Roman" w:eastAsia="Times New Roman" w:hAnsi="Times New Roman" w:cs="Times New Roman"/>
            <w:sz w:val="24"/>
            <w:szCs w:val="24"/>
          </w:rPr>
          <w:t>First Quarter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New Moon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Third Quarter</w:t>
        </w:r>
      </w:ins>
    </w:p>
    <w:p w14:paraId="4B874271" w14:textId="7898C04B" w:rsidR="001811FF" w:rsidRPr="00160577" w:rsidRDefault="001811FF">
      <w:pPr>
        <w:rPr>
          <w:ins w:id="47" w:author="Alexander Gaskins" w:date="2022-03-24T12:56:00Z"/>
          <w:rFonts w:ascii="Times New Roman" w:eastAsia="Times New Roman" w:hAnsi="Times New Roman" w:cs="Times New Roman"/>
          <w:sz w:val="24"/>
          <w:szCs w:val="24"/>
        </w:rPr>
      </w:pPr>
    </w:p>
    <w:p w14:paraId="4710EAE9" w14:textId="25F298BB" w:rsidR="009A6482" w:rsidRDefault="001811FF" w:rsidP="00A12187">
      <w:pPr>
        <w:rPr>
          <w:ins w:id="48" w:author="Alexander Gaskins" w:date="2022-03-24T13:07:00Z"/>
          <w:rFonts w:ascii="Times New Roman" w:hAnsi="Times New Roman" w:cs="Times New Roman"/>
          <w:color w:val="000000" w:themeColor="text1"/>
          <w:sz w:val="24"/>
          <w:szCs w:val="24"/>
        </w:rPr>
      </w:pPr>
      <w:ins w:id="49" w:author="Alexander Gaskins" w:date="2022-03-24T13:04:00Z">
        <w:r>
          <w:rPr>
            <w:rFonts w:ascii="Times New Roman" w:hAnsi="Times New Roman" w:cs="Times New Roman"/>
            <w:color w:val="000000" w:themeColor="text1"/>
            <w:sz w:val="24"/>
            <w:szCs w:val="24"/>
          </w:rPr>
          <w:t xml:space="preserve">From this, </w:t>
        </w:r>
      </w:ins>
      <w:ins w:id="50" w:author="Alexander Gaskins" w:date="2022-03-24T13:05:00Z">
        <w:r>
          <w:rPr>
            <w:rFonts w:ascii="Times New Roman" w:hAnsi="Times New Roman" w:cs="Times New Roman"/>
            <w:color w:val="000000" w:themeColor="text1"/>
            <w:sz w:val="24"/>
            <w:szCs w:val="24"/>
          </w:rPr>
          <w:t xml:space="preserve">we see that </w:t>
        </w:r>
      </w:ins>
      <w:ins w:id="51" w:author="Alexander Gaskins" w:date="2022-03-24T13:07:00Z">
        <w:r w:rsidR="00BE63FE">
          <w:rPr>
            <w:rFonts w:ascii="Times New Roman" w:hAnsi="Times New Roman" w:cs="Times New Roman"/>
            <w:color w:val="000000" w:themeColor="text1"/>
            <w:sz w:val="24"/>
            <w:szCs w:val="24"/>
          </w:rPr>
          <w:t>despite</w:t>
        </w:r>
      </w:ins>
      <w:ins w:id="52" w:author="Alexander Gaskins" w:date="2022-03-24T13:05:00Z">
        <w:r>
          <w:rPr>
            <w:rFonts w:ascii="Times New Roman" w:hAnsi="Times New Roman" w:cs="Times New Roman"/>
            <w:color w:val="000000" w:themeColor="text1"/>
            <w:sz w:val="24"/>
            <w:szCs w:val="24"/>
          </w:rPr>
          <w:t xml:space="preserve"> the change in roles of the two celestial bodies, the phases that can be viewed </w:t>
        </w:r>
      </w:ins>
      <w:ins w:id="53" w:author="Alexander Gaskins" w:date="2022-03-24T13:08:00Z">
        <w:r w:rsidR="00057548">
          <w:rPr>
            <w:rFonts w:ascii="Times New Roman" w:hAnsi="Times New Roman" w:cs="Times New Roman"/>
            <w:color w:val="000000" w:themeColor="text1"/>
            <w:sz w:val="24"/>
            <w:szCs w:val="24"/>
          </w:rPr>
          <w:t>because of</w:t>
        </w:r>
      </w:ins>
      <w:ins w:id="54" w:author="Alexander Gaskins" w:date="2022-03-24T13:05:00Z">
        <w:r>
          <w:rPr>
            <w:rFonts w:ascii="Times New Roman" w:hAnsi="Times New Roman" w:cs="Times New Roman"/>
            <w:color w:val="000000" w:themeColor="text1"/>
            <w:sz w:val="24"/>
            <w:szCs w:val="24"/>
          </w:rPr>
          <w:t xml:space="preserve"> the sun’s</w:t>
        </w:r>
      </w:ins>
      <w:ins w:id="55" w:author="Alexander Gaskins" w:date="2022-03-24T13:06:00Z">
        <w:r>
          <w:rPr>
            <w:rFonts w:ascii="Times New Roman" w:hAnsi="Times New Roman" w:cs="Times New Roman"/>
            <w:color w:val="000000" w:themeColor="text1"/>
            <w:sz w:val="24"/>
            <w:szCs w:val="24"/>
          </w:rPr>
          <w:t xml:space="preserve"> rays remain the same </w:t>
        </w:r>
      </w:ins>
      <w:ins w:id="56" w:author="Alexander Gaskins" w:date="2022-03-24T13:08:00Z">
        <w:r w:rsidR="00057548">
          <w:rPr>
            <w:rFonts w:ascii="Times New Roman" w:hAnsi="Times New Roman" w:cs="Times New Roman"/>
            <w:color w:val="000000" w:themeColor="text1"/>
            <w:sz w:val="24"/>
            <w:szCs w:val="24"/>
          </w:rPr>
          <w:t>since</w:t>
        </w:r>
      </w:ins>
      <w:ins w:id="57" w:author="Alexander Gaskins" w:date="2022-03-24T13:06:00Z">
        <w:r>
          <w:rPr>
            <w:rFonts w:ascii="Times New Roman" w:hAnsi="Times New Roman" w:cs="Times New Roman"/>
            <w:color w:val="000000" w:themeColor="text1"/>
            <w:sz w:val="24"/>
            <w:szCs w:val="24"/>
          </w:rPr>
          <w:t xml:space="preserve"> the position of the sun does not change. </w:t>
        </w:r>
      </w:ins>
    </w:p>
    <w:p w14:paraId="4311CF83" w14:textId="1D52A118" w:rsidR="00BE63FE" w:rsidRDefault="00BE63FE" w:rsidP="00A12187">
      <w:pPr>
        <w:rPr>
          <w:ins w:id="58" w:author="Alexander Gaskins" w:date="2022-03-24T13:07:00Z"/>
          <w:rFonts w:ascii="Times New Roman" w:hAnsi="Times New Roman" w:cs="Times New Roman"/>
          <w:color w:val="000000" w:themeColor="text1"/>
          <w:sz w:val="24"/>
          <w:szCs w:val="24"/>
        </w:rPr>
      </w:pPr>
    </w:p>
    <w:p w14:paraId="05FADAA8" w14:textId="03A316B5" w:rsidR="00BE63FE" w:rsidRDefault="00BE63FE" w:rsidP="00A12187">
      <w:pPr>
        <w:rPr>
          <w:ins w:id="59" w:author="Alexander Gaskins" w:date="2022-03-24T13:07:00Z"/>
          <w:rFonts w:ascii="Times New Roman" w:hAnsi="Times New Roman" w:cs="Times New Roman"/>
          <w:color w:val="000000" w:themeColor="text1"/>
          <w:sz w:val="24"/>
          <w:szCs w:val="24"/>
        </w:rPr>
      </w:pPr>
    </w:p>
    <w:p w14:paraId="22AACFA9" w14:textId="0DED38D3" w:rsidR="00BE63FE" w:rsidRDefault="00BE63FE" w:rsidP="00A12187">
      <w:pPr>
        <w:rPr>
          <w:ins w:id="60" w:author="Alexander Gaskins" w:date="2022-03-24T13:07:00Z"/>
          <w:rFonts w:ascii="Times New Roman" w:hAnsi="Times New Roman" w:cs="Times New Roman"/>
          <w:color w:val="000000" w:themeColor="text1"/>
          <w:sz w:val="24"/>
          <w:szCs w:val="24"/>
        </w:rPr>
      </w:pPr>
    </w:p>
    <w:p w14:paraId="60A9B37E" w14:textId="6957D57E" w:rsidR="00BE63FE" w:rsidRDefault="00BE63FE" w:rsidP="00A12187">
      <w:pPr>
        <w:rPr>
          <w:ins w:id="61" w:author="Alexander Gaskins" w:date="2022-03-24T13:07:00Z"/>
          <w:rFonts w:ascii="Times New Roman" w:hAnsi="Times New Roman" w:cs="Times New Roman"/>
          <w:color w:val="000000" w:themeColor="text1"/>
          <w:sz w:val="24"/>
          <w:szCs w:val="24"/>
        </w:rPr>
      </w:pPr>
    </w:p>
    <w:p w14:paraId="69A6321D" w14:textId="27DD7F98" w:rsidR="00BE63FE" w:rsidRDefault="00BE63FE" w:rsidP="00A12187">
      <w:pPr>
        <w:rPr>
          <w:ins w:id="62" w:author="Alexander Gaskins" w:date="2022-03-24T13:07:00Z"/>
          <w:rFonts w:ascii="Times New Roman" w:hAnsi="Times New Roman" w:cs="Times New Roman"/>
          <w:color w:val="000000" w:themeColor="text1"/>
          <w:sz w:val="24"/>
          <w:szCs w:val="24"/>
        </w:rPr>
      </w:pPr>
    </w:p>
    <w:p w14:paraId="136E6FBE" w14:textId="29FF4442" w:rsidR="007B58C2" w:rsidRDefault="007B58C2" w:rsidP="007B58C2">
      <w:pPr>
        <w:jc w:val="center"/>
        <w:rPr>
          <w:ins w:id="63" w:author="Alexander Gaskins" w:date="2022-03-25T23:43:00Z"/>
          <w:rFonts w:ascii="Times New Roman" w:hAnsi="Times New Roman" w:cs="Times New Roman"/>
          <w:b/>
          <w:bCs/>
          <w:color w:val="000000" w:themeColor="text1"/>
          <w:sz w:val="24"/>
          <w:szCs w:val="24"/>
        </w:rPr>
        <w:pPrChange w:id="64" w:author="Alexander Gaskins" w:date="2022-03-25T23:43:00Z">
          <w:pPr>
            <w:jc w:val="center"/>
          </w:pPr>
        </w:pPrChange>
      </w:pPr>
      <w:ins w:id="65" w:author="Alexander Gaskins" w:date="2022-03-25T23:41:00Z">
        <w:r>
          <w:rPr>
            <w:rFonts w:ascii="Times New Roman" w:hAnsi="Times New Roman" w:cs="Times New Roman"/>
            <w:b/>
            <w:bCs/>
            <w:noProof/>
            <w:color w:val="000000" w:themeColor="text1"/>
            <w:sz w:val="24"/>
            <w:szCs w:val="24"/>
          </w:rPr>
          <w:lastRenderedPageBreak/>
          <w:drawing>
            <wp:anchor distT="0" distB="0" distL="114300" distR="114300" simplePos="0" relativeHeight="251665408" behindDoc="0" locked="0" layoutInCell="1" allowOverlap="1" wp14:anchorId="1BCE127E" wp14:editId="5A33115F">
              <wp:simplePos x="0" y="0"/>
              <wp:positionH relativeFrom="column">
                <wp:posOffset>0</wp:posOffset>
              </wp:positionH>
              <wp:positionV relativeFrom="paragraph">
                <wp:posOffset>876300</wp:posOffset>
              </wp:positionV>
              <wp:extent cx="5943600" cy="33432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vie::/Users/Alex/Desktop/Astro.MOV"/>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ins>
      <w:ins w:id="66" w:author="Alexander Gaskins" w:date="2022-03-24T13:07:00Z">
        <w:r w:rsidR="00BE63FE">
          <w:rPr>
            <w:rFonts w:ascii="Times New Roman" w:hAnsi="Times New Roman" w:cs="Times New Roman"/>
            <w:b/>
            <w:bCs/>
            <w:color w:val="000000" w:themeColor="text1"/>
            <w:sz w:val="24"/>
            <w:szCs w:val="24"/>
          </w:rPr>
          <w:t>Part 2: Stars</w:t>
        </w:r>
      </w:ins>
    </w:p>
    <w:p w14:paraId="32560B61" w14:textId="40EA5E69" w:rsidR="007B58C2" w:rsidRDefault="007B58C2" w:rsidP="007B58C2">
      <w:pPr>
        <w:jc w:val="center"/>
        <w:rPr>
          <w:ins w:id="67" w:author="Alexander Gaskins" w:date="2022-03-25T23:43:00Z"/>
          <w:rFonts w:ascii="Times New Roman" w:hAnsi="Times New Roman" w:cs="Times New Roman"/>
          <w:color w:val="000000" w:themeColor="text1"/>
          <w:sz w:val="24"/>
          <w:szCs w:val="24"/>
        </w:rPr>
      </w:pPr>
    </w:p>
    <w:p w14:paraId="7A34B217" w14:textId="2BCF9128" w:rsidR="007B58C2" w:rsidRDefault="007B58C2" w:rsidP="007B58C2">
      <w:pPr>
        <w:jc w:val="center"/>
        <w:rPr>
          <w:ins w:id="68" w:author="Alexander Gaskins" w:date="2022-03-25T23:45:00Z"/>
          <w:rFonts w:ascii="Times New Roman" w:hAnsi="Times New Roman" w:cs="Times New Roman"/>
          <w:color w:val="000000" w:themeColor="text1"/>
          <w:sz w:val="24"/>
          <w:szCs w:val="24"/>
        </w:rPr>
      </w:pPr>
      <w:ins w:id="69" w:author="Alexander Gaskins" w:date="2022-03-25T23:43:00Z">
        <w:r>
          <w:rPr>
            <w:rFonts w:ascii="Times New Roman" w:hAnsi="Times New Roman" w:cs="Times New Roman"/>
            <w:color w:val="000000" w:themeColor="text1"/>
            <w:sz w:val="24"/>
            <w:szCs w:val="24"/>
          </w:rPr>
          <w:t>Double Click the Thumbnail Below to Watch the Video</w:t>
        </w:r>
      </w:ins>
    </w:p>
    <w:p w14:paraId="5500770F" w14:textId="0DE457E3" w:rsidR="00136429" w:rsidRPr="00136429" w:rsidRDefault="00136429" w:rsidP="00136429">
      <w:pPr>
        <w:rPr>
          <w:ins w:id="70" w:author="Alexander Gaskins" w:date="2022-03-25T23:45:00Z"/>
          <w:rFonts w:ascii="Times New Roman" w:hAnsi="Times New Roman" w:cs="Times New Roman"/>
          <w:sz w:val="24"/>
          <w:szCs w:val="24"/>
          <w:rPrChange w:id="71" w:author="Alexander Gaskins" w:date="2022-03-25T23:45:00Z">
            <w:rPr>
              <w:ins w:id="72" w:author="Alexander Gaskins" w:date="2022-03-25T23:45:00Z"/>
              <w:rFonts w:ascii="Times New Roman" w:hAnsi="Times New Roman" w:cs="Times New Roman"/>
              <w:color w:val="000000" w:themeColor="text1"/>
              <w:sz w:val="24"/>
              <w:szCs w:val="24"/>
            </w:rPr>
          </w:rPrChange>
        </w:rPr>
        <w:pPrChange w:id="73" w:author="Alexander Gaskins" w:date="2022-03-25T23:45:00Z">
          <w:pPr>
            <w:jc w:val="center"/>
          </w:pPr>
        </w:pPrChange>
      </w:pPr>
    </w:p>
    <w:p w14:paraId="0C0C665A" w14:textId="3E62A470" w:rsidR="00136429" w:rsidRPr="00136429" w:rsidRDefault="00136429" w:rsidP="00136429">
      <w:pPr>
        <w:rPr>
          <w:ins w:id="74" w:author="Alexander Gaskins" w:date="2022-03-25T23:45:00Z"/>
          <w:rFonts w:ascii="Times New Roman" w:hAnsi="Times New Roman" w:cs="Times New Roman"/>
          <w:sz w:val="24"/>
          <w:szCs w:val="24"/>
          <w:rPrChange w:id="75" w:author="Alexander Gaskins" w:date="2022-03-25T23:45:00Z">
            <w:rPr>
              <w:ins w:id="76" w:author="Alexander Gaskins" w:date="2022-03-25T23:45:00Z"/>
              <w:rFonts w:ascii="Times New Roman" w:hAnsi="Times New Roman" w:cs="Times New Roman"/>
              <w:color w:val="000000" w:themeColor="text1"/>
              <w:sz w:val="24"/>
              <w:szCs w:val="24"/>
            </w:rPr>
          </w:rPrChange>
        </w:rPr>
        <w:pPrChange w:id="77" w:author="Alexander Gaskins" w:date="2022-03-25T23:45:00Z">
          <w:pPr>
            <w:jc w:val="center"/>
          </w:pPr>
        </w:pPrChange>
      </w:pPr>
      <w:ins w:id="78" w:author="Alexander Gaskins" w:date="2022-03-25T23:45:00Z">
        <w:r>
          <w:rPr>
            <w:rFonts w:ascii="Times New Roman" w:hAnsi="Times New Roman" w:cs="Times New Roman"/>
            <w:sz w:val="24"/>
            <w:szCs w:val="24"/>
          </w:rPr>
          <w:t>As seen in the video</w:t>
        </w:r>
      </w:ins>
      <w:ins w:id="79" w:author="Alexander Gaskins" w:date="2022-03-25T23:46:00Z">
        <w:r>
          <w:rPr>
            <w:rFonts w:ascii="Times New Roman" w:hAnsi="Times New Roman" w:cs="Times New Roman"/>
            <w:sz w:val="24"/>
            <w:szCs w:val="24"/>
          </w:rPr>
          <w:t>, I estimated the angle of the North Celes</w:t>
        </w:r>
      </w:ins>
      <w:ins w:id="80" w:author="Alexander Gaskins" w:date="2022-03-25T23:48:00Z">
        <w:r>
          <w:rPr>
            <w:rFonts w:ascii="Times New Roman" w:hAnsi="Times New Roman" w:cs="Times New Roman"/>
            <w:sz w:val="24"/>
            <w:szCs w:val="24"/>
          </w:rPr>
          <w:t xml:space="preserve">tial Pole with respect to my location to be approximately 45º. </w:t>
        </w:r>
      </w:ins>
      <w:ins w:id="81" w:author="Alexander Gaskins" w:date="2022-03-25T23:50:00Z">
        <w:r w:rsidR="003063E9">
          <w:rPr>
            <w:rFonts w:ascii="Times New Roman" w:hAnsi="Times New Roman" w:cs="Times New Roman"/>
            <w:sz w:val="24"/>
            <w:szCs w:val="24"/>
          </w:rPr>
          <w:t>As we know, the altitude</w:t>
        </w:r>
      </w:ins>
      <w:ins w:id="82" w:author="Alexander Gaskins" w:date="2022-03-25T23:51:00Z">
        <w:r w:rsidR="003063E9">
          <w:rPr>
            <w:rFonts w:ascii="Times New Roman" w:hAnsi="Times New Roman" w:cs="Times New Roman"/>
            <w:sz w:val="24"/>
            <w:szCs w:val="24"/>
          </w:rPr>
          <w:t xml:space="preserve"> of the </w:t>
        </w:r>
      </w:ins>
      <w:ins w:id="83" w:author="Alexander Gaskins" w:date="2022-03-25T23:52:00Z">
        <w:r w:rsidR="003063E9">
          <w:rPr>
            <w:rFonts w:ascii="Times New Roman" w:hAnsi="Times New Roman" w:cs="Times New Roman"/>
            <w:sz w:val="24"/>
            <w:szCs w:val="24"/>
          </w:rPr>
          <w:t>celesti</w:t>
        </w:r>
      </w:ins>
      <w:ins w:id="84" w:author="Alexander Gaskins" w:date="2022-03-25T23:53:00Z">
        <w:r w:rsidR="003063E9">
          <w:rPr>
            <w:rFonts w:ascii="Times New Roman" w:hAnsi="Times New Roman" w:cs="Times New Roman"/>
            <w:sz w:val="24"/>
            <w:szCs w:val="24"/>
          </w:rPr>
          <w:t>al pole in my local sky is equal to the latitu</w:t>
        </w:r>
      </w:ins>
      <w:ins w:id="85" w:author="Alexander Gaskins" w:date="2022-03-25T23:54:00Z">
        <w:r w:rsidR="003063E9">
          <w:rPr>
            <w:rFonts w:ascii="Times New Roman" w:hAnsi="Times New Roman" w:cs="Times New Roman"/>
            <w:sz w:val="24"/>
            <w:szCs w:val="24"/>
          </w:rPr>
          <w:t xml:space="preserve">de of my location. In Long Island, NY, my approximate latitude </w:t>
        </w:r>
      </w:ins>
      <w:ins w:id="86" w:author="Alexander Gaskins" w:date="2022-03-25T23:55:00Z">
        <w:r w:rsidR="004C36A1">
          <w:rPr>
            <w:rFonts w:ascii="Times New Roman" w:hAnsi="Times New Roman" w:cs="Times New Roman"/>
            <w:sz w:val="24"/>
            <w:szCs w:val="24"/>
          </w:rPr>
          <w:t>was 40.789º</w:t>
        </w:r>
      </w:ins>
      <w:ins w:id="87" w:author="Alexander Gaskins" w:date="2022-03-25T23:56:00Z">
        <w:r w:rsidR="004C36A1">
          <w:rPr>
            <w:rFonts w:ascii="Times New Roman" w:hAnsi="Times New Roman" w:cs="Times New Roman"/>
            <w:sz w:val="24"/>
            <w:szCs w:val="24"/>
          </w:rPr>
          <w:t xml:space="preserve">. This resulted in a percent error of </w:t>
        </w:r>
      </w:ins>
      <w:ins w:id="88" w:author="Alexander Gaskins" w:date="2022-03-25T23:57:00Z">
        <w:r w:rsidR="004C36A1">
          <w:rPr>
            <w:rFonts w:ascii="Times New Roman" w:hAnsi="Times New Roman" w:cs="Times New Roman"/>
            <w:sz w:val="24"/>
            <w:szCs w:val="24"/>
          </w:rPr>
          <w:t>10.32%, which is not bad considerin</w:t>
        </w:r>
      </w:ins>
      <w:ins w:id="89" w:author="Alexander Gaskins" w:date="2022-03-25T23:58:00Z">
        <w:r w:rsidR="004C36A1">
          <w:rPr>
            <w:rFonts w:ascii="Times New Roman" w:hAnsi="Times New Roman" w:cs="Times New Roman"/>
            <w:sz w:val="24"/>
            <w:szCs w:val="24"/>
          </w:rPr>
          <w:t xml:space="preserve">g all I used was my fist. </w:t>
        </w:r>
      </w:ins>
    </w:p>
    <w:p w14:paraId="0CC9BAC8" w14:textId="320F46D3" w:rsidR="00136429" w:rsidRPr="00136429" w:rsidRDefault="00136429" w:rsidP="00136429">
      <w:pPr>
        <w:rPr>
          <w:ins w:id="90" w:author="Alexander Gaskins" w:date="2022-03-25T23:45:00Z"/>
          <w:rFonts w:ascii="Times New Roman" w:hAnsi="Times New Roman" w:cs="Times New Roman"/>
          <w:sz w:val="24"/>
          <w:szCs w:val="24"/>
          <w:rPrChange w:id="91" w:author="Alexander Gaskins" w:date="2022-03-25T23:45:00Z">
            <w:rPr>
              <w:ins w:id="92" w:author="Alexander Gaskins" w:date="2022-03-25T23:45:00Z"/>
              <w:rFonts w:ascii="Times New Roman" w:hAnsi="Times New Roman" w:cs="Times New Roman"/>
              <w:color w:val="000000" w:themeColor="text1"/>
              <w:sz w:val="24"/>
              <w:szCs w:val="24"/>
            </w:rPr>
          </w:rPrChange>
        </w:rPr>
        <w:pPrChange w:id="93" w:author="Alexander Gaskins" w:date="2022-03-25T23:45:00Z">
          <w:pPr>
            <w:jc w:val="center"/>
          </w:pPr>
        </w:pPrChange>
      </w:pPr>
    </w:p>
    <w:p w14:paraId="0F1CE106" w14:textId="61F16AE2" w:rsidR="00136429" w:rsidRPr="00136429" w:rsidRDefault="00136429" w:rsidP="00136429">
      <w:pPr>
        <w:rPr>
          <w:ins w:id="94" w:author="Alexander Gaskins" w:date="2022-03-25T23:45:00Z"/>
          <w:rFonts w:ascii="Times New Roman" w:hAnsi="Times New Roman" w:cs="Times New Roman"/>
          <w:sz w:val="24"/>
          <w:szCs w:val="24"/>
          <w:rPrChange w:id="95" w:author="Alexander Gaskins" w:date="2022-03-25T23:45:00Z">
            <w:rPr>
              <w:ins w:id="96" w:author="Alexander Gaskins" w:date="2022-03-25T23:45:00Z"/>
              <w:rFonts w:ascii="Times New Roman" w:hAnsi="Times New Roman" w:cs="Times New Roman"/>
              <w:color w:val="000000" w:themeColor="text1"/>
              <w:sz w:val="24"/>
              <w:szCs w:val="24"/>
            </w:rPr>
          </w:rPrChange>
        </w:rPr>
        <w:pPrChange w:id="97" w:author="Alexander Gaskins" w:date="2022-03-25T23:45:00Z">
          <w:pPr>
            <w:jc w:val="center"/>
          </w:pPr>
        </w:pPrChange>
      </w:pPr>
    </w:p>
    <w:p w14:paraId="059E59CA" w14:textId="26E74D43" w:rsidR="00136429" w:rsidRPr="00136429" w:rsidRDefault="00136429" w:rsidP="00136429">
      <w:pPr>
        <w:rPr>
          <w:ins w:id="98" w:author="Alexander Gaskins" w:date="2022-03-25T23:45:00Z"/>
          <w:rFonts w:ascii="Times New Roman" w:hAnsi="Times New Roman" w:cs="Times New Roman"/>
          <w:sz w:val="24"/>
          <w:szCs w:val="24"/>
          <w:rPrChange w:id="99" w:author="Alexander Gaskins" w:date="2022-03-25T23:45:00Z">
            <w:rPr>
              <w:ins w:id="100" w:author="Alexander Gaskins" w:date="2022-03-25T23:45:00Z"/>
              <w:rFonts w:ascii="Times New Roman" w:hAnsi="Times New Roman" w:cs="Times New Roman"/>
              <w:color w:val="000000" w:themeColor="text1"/>
              <w:sz w:val="24"/>
              <w:szCs w:val="24"/>
            </w:rPr>
          </w:rPrChange>
        </w:rPr>
        <w:pPrChange w:id="101" w:author="Alexander Gaskins" w:date="2022-03-25T23:45:00Z">
          <w:pPr>
            <w:jc w:val="center"/>
          </w:pPr>
        </w:pPrChange>
      </w:pPr>
    </w:p>
    <w:p w14:paraId="128BC3A2" w14:textId="16DCCB7C" w:rsidR="00136429" w:rsidRPr="00136429" w:rsidRDefault="00136429" w:rsidP="00136429">
      <w:pPr>
        <w:rPr>
          <w:ins w:id="102" w:author="Alexander Gaskins" w:date="2022-03-25T23:45:00Z"/>
          <w:rFonts w:ascii="Times New Roman" w:hAnsi="Times New Roman" w:cs="Times New Roman"/>
          <w:sz w:val="24"/>
          <w:szCs w:val="24"/>
          <w:rPrChange w:id="103" w:author="Alexander Gaskins" w:date="2022-03-25T23:45:00Z">
            <w:rPr>
              <w:ins w:id="104" w:author="Alexander Gaskins" w:date="2022-03-25T23:45:00Z"/>
              <w:rFonts w:ascii="Times New Roman" w:hAnsi="Times New Roman" w:cs="Times New Roman"/>
              <w:color w:val="000000" w:themeColor="text1"/>
              <w:sz w:val="24"/>
              <w:szCs w:val="24"/>
            </w:rPr>
          </w:rPrChange>
        </w:rPr>
        <w:pPrChange w:id="105" w:author="Alexander Gaskins" w:date="2022-03-25T23:45:00Z">
          <w:pPr>
            <w:jc w:val="center"/>
          </w:pPr>
        </w:pPrChange>
      </w:pPr>
    </w:p>
    <w:p w14:paraId="2F771F47" w14:textId="07F7A85C" w:rsidR="00136429" w:rsidRPr="00136429" w:rsidRDefault="00136429" w:rsidP="00136429">
      <w:pPr>
        <w:rPr>
          <w:ins w:id="106" w:author="Alexander Gaskins" w:date="2022-03-25T23:45:00Z"/>
          <w:rFonts w:ascii="Times New Roman" w:hAnsi="Times New Roman" w:cs="Times New Roman"/>
          <w:sz w:val="24"/>
          <w:szCs w:val="24"/>
          <w:rPrChange w:id="107" w:author="Alexander Gaskins" w:date="2022-03-25T23:45:00Z">
            <w:rPr>
              <w:ins w:id="108" w:author="Alexander Gaskins" w:date="2022-03-25T23:45:00Z"/>
              <w:rFonts w:ascii="Times New Roman" w:hAnsi="Times New Roman" w:cs="Times New Roman"/>
              <w:color w:val="000000" w:themeColor="text1"/>
              <w:sz w:val="24"/>
              <w:szCs w:val="24"/>
            </w:rPr>
          </w:rPrChange>
        </w:rPr>
        <w:pPrChange w:id="109" w:author="Alexander Gaskins" w:date="2022-03-25T23:45:00Z">
          <w:pPr>
            <w:jc w:val="center"/>
          </w:pPr>
        </w:pPrChange>
      </w:pPr>
    </w:p>
    <w:p w14:paraId="4302826D" w14:textId="5252617E" w:rsidR="00136429" w:rsidRPr="00136429" w:rsidRDefault="00136429" w:rsidP="00136429">
      <w:pPr>
        <w:rPr>
          <w:ins w:id="110" w:author="Alexander Gaskins" w:date="2022-03-25T23:45:00Z"/>
          <w:rFonts w:ascii="Times New Roman" w:hAnsi="Times New Roman" w:cs="Times New Roman"/>
          <w:sz w:val="24"/>
          <w:szCs w:val="24"/>
          <w:rPrChange w:id="111" w:author="Alexander Gaskins" w:date="2022-03-25T23:45:00Z">
            <w:rPr>
              <w:ins w:id="112" w:author="Alexander Gaskins" w:date="2022-03-25T23:45:00Z"/>
              <w:rFonts w:ascii="Times New Roman" w:hAnsi="Times New Roman" w:cs="Times New Roman"/>
              <w:color w:val="000000" w:themeColor="text1"/>
              <w:sz w:val="24"/>
              <w:szCs w:val="24"/>
            </w:rPr>
          </w:rPrChange>
        </w:rPr>
        <w:pPrChange w:id="113" w:author="Alexander Gaskins" w:date="2022-03-25T23:45:00Z">
          <w:pPr>
            <w:jc w:val="center"/>
          </w:pPr>
        </w:pPrChange>
      </w:pPr>
    </w:p>
    <w:p w14:paraId="3D730D12" w14:textId="01C92D68" w:rsidR="00136429" w:rsidRPr="00136429" w:rsidRDefault="00136429" w:rsidP="00136429">
      <w:pPr>
        <w:rPr>
          <w:ins w:id="114" w:author="Alexander Gaskins" w:date="2022-03-25T23:45:00Z"/>
          <w:rFonts w:ascii="Times New Roman" w:hAnsi="Times New Roman" w:cs="Times New Roman"/>
          <w:sz w:val="24"/>
          <w:szCs w:val="24"/>
          <w:rPrChange w:id="115" w:author="Alexander Gaskins" w:date="2022-03-25T23:45:00Z">
            <w:rPr>
              <w:ins w:id="116" w:author="Alexander Gaskins" w:date="2022-03-25T23:45:00Z"/>
              <w:rFonts w:ascii="Times New Roman" w:hAnsi="Times New Roman" w:cs="Times New Roman"/>
              <w:color w:val="000000" w:themeColor="text1"/>
              <w:sz w:val="24"/>
              <w:szCs w:val="24"/>
            </w:rPr>
          </w:rPrChange>
        </w:rPr>
        <w:pPrChange w:id="117" w:author="Alexander Gaskins" w:date="2022-03-25T23:45:00Z">
          <w:pPr>
            <w:jc w:val="center"/>
          </w:pPr>
        </w:pPrChange>
      </w:pPr>
    </w:p>
    <w:p w14:paraId="1DDF954C" w14:textId="256F4607" w:rsidR="00136429" w:rsidRPr="00136429" w:rsidRDefault="00136429" w:rsidP="00136429">
      <w:pPr>
        <w:rPr>
          <w:ins w:id="118" w:author="Alexander Gaskins" w:date="2022-03-25T23:45:00Z"/>
          <w:rFonts w:ascii="Times New Roman" w:hAnsi="Times New Roman" w:cs="Times New Roman"/>
          <w:sz w:val="24"/>
          <w:szCs w:val="24"/>
          <w:rPrChange w:id="119" w:author="Alexander Gaskins" w:date="2022-03-25T23:45:00Z">
            <w:rPr>
              <w:ins w:id="120" w:author="Alexander Gaskins" w:date="2022-03-25T23:45:00Z"/>
              <w:rFonts w:ascii="Times New Roman" w:hAnsi="Times New Roman" w:cs="Times New Roman"/>
              <w:color w:val="000000" w:themeColor="text1"/>
              <w:sz w:val="24"/>
              <w:szCs w:val="24"/>
            </w:rPr>
          </w:rPrChange>
        </w:rPr>
        <w:pPrChange w:id="121" w:author="Alexander Gaskins" w:date="2022-03-25T23:45:00Z">
          <w:pPr>
            <w:jc w:val="center"/>
          </w:pPr>
        </w:pPrChange>
      </w:pPr>
    </w:p>
    <w:p w14:paraId="38DE349D" w14:textId="77777777" w:rsidR="00136429" w:rsidRPr="00136429" w:rsidRDefault="00136429" w:rsidP="00136429">
      <w:pPr>
        <w:rPr>
          <w:rFonts w:ascii="Times New Roman" w:hAnsi="Times New Roman" w:cs="Times New Roman"/>
          <w:sz w:val="24"/>
          <w:szCs w:val="24"/>
          <w:rPrChange w:id="122" w:author="Alexander Gaskins" w:date="2022-03-25T23:45:00Z">
            <w:rPr>
              <w:rFonts w:ascii="Times New Roman" w:hAnsi="Times New Roman" w:cs="Times New Roman"/>
              <w:sz w:val="24"/>
              <w:szCs w:val="24"/>
            </w:rPr>
          </w:rPrChange>
        </w:rPr>
        <w:pPrChange w:id="123" w:author="Alexander Gaskins" w:date="2022-03-25T23:45:00Z">
          <w:pPr/>
        </w:pPrChange>
      </w:pPr>
    </w:p>
    <w:sectPr w:rsidR="00136429" w:rsidRPr="00136429" w:rsidSect="00FC5787">
      <w:head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510B5" w14:textId="77777777" w:rsidR="00E80ACE" w:rsidRDefault="00E80ACE" w:rsidP="00FC5787">
      <w:pPr>
        <w:spacing w:after="0" w:line="240" w:lineRule="auto"/>
      </w:pPr>
      <w:r>
        <w:separator/>
      </w:r>
    </w:p>
  </w:endnote>
  <w:endnote w:type="continuationSeparator" w:id="0">
    <w:p w14:paraId="514A5357" w14:textId="77777777" w:rsidR="00E80ACE" w:rsidRDefault="00E80ACE" w:rsidP="00FC5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3F802" w14:textId="77777777" w:rsidR="00E80ACE" w:rsidRDefault="00E80ACE" w:rsidP="00FC5787">
      <w:pPr>
        <w:spacing w:after="0" w:line="240" w:lineRule="auto"/>
      </w:pPr>
      <w:r>
        <w:separator/>
      </w:r>
    </w:p>
  </w:footnote>
  <w:footnote w:type="continuationSeparator" w:id="0">
    <w:p w14:paraId="78562E47" w14:textId="77777777" w:rsidR="00E80ACE" w:rsidRDefault="00E80ACE" w:rsidP="00FC5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9D8D9" w14:textId="77777777" w:rsidR="00FC5787" w:rsidRDefault="00FC5787">
    <w:pPr>
      <w:pStyle w:val="Header"/>
    </w:pPr>
  </w:p>
  <w:p w14:paraId="5C91DAC5" w14:textId="77777777" w:rsidR="00FC5787" w:rsidRDefault="00FC57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0DDB" w14:textId="1CCA0248" w:rsidR="00FC5787" w:rsidRPr="00FC5787" w:rsidRDefault="00FC5787">
    <w:pPr>
      <w:pStyle w:val="Header"/>
      <w:rPr>
        <w:rFonts w:ascii="Times New Roman" w:hAnsi="Times New Roman" w:cs="Times New Roman"/>
        <w:sz w:val="24"/>
        <w:szCs w:val="24"/>
      </w:rPr>
    </w:pPr>
    <w:r w:rsidRPr="00FC5787">
      <w:rPr>
        <w:rFonts w:ascii="Times New Roman" w:hAnsi="Times New Roman" w:cs="Times New Roman"/>
        <w:sz w:val="24"/>
        <w:szCs w:val="24"/>
      </w:rPr>
      <w:t>Alexander Gaskins</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Gaskins">
    <w15:presenceInfo w15:providerId="AD" w15:userId="S::agaskins@stevens.edu::b2466ab1-1f93-4508-92a9-58705a11c6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8E"/>
    <w:rsid w:val="00057548"/>
    <w:rsid w:val="000658C8"/>
    <w:rsid w:val="0008213E"/>
    <w:rsid w:val="000A427E"/>
    <w:rsid w:val="000E1EA0"/>
    <w:rsid w:val="00110DE3"/>
    <w:rsid w:val="00136429"/>
    <w:rsid w:val="00160577"/>
    <w:rsid w:val="001811FF"/>
    <w:rsid w:val="001C18EE"/>
    <w:rsid w:val="001F5415"/>
    <w:rsid w:val="00214CD8"/>
    <w:rsid w:val="0023657F"/>
    <w:rsid w:val="003063E9"/>
    <w:rsid w:val="0036343E"/>
    <w:rsid w:val="003755BD"/>
    <w:rsid w:val="00377D15"/>
    <w:rsid w:val="003D43C0"/>
    <w:rsid w:val="003D4FF3"/>
    <w:rsid w:val="00451791"/>
    <w:rsid w:val="004C36A1"/>
    <w:rsid w:val="004E6694"/>
    <w:rsid w:val="005B7C1A"/>
    <w:rsid w:val="00610144"/>
    <w:rsid w:val="006A5615"/>
    <w:rsid w:val="00747E8E"/>
    <w:rsid w:val="007B58C2"/>
    <w:rsid w:val="008A34D6"/>
    <w:rsid w:val="009162B1"/>
    <w:rsid w:val="00973645"/>
    <w:rsid w:val="009A6482"/>
    <w:rsid w:val="00A12187"/>
    <w:rsid w:val="00A26C8D"/>
    <w:rsid w:val="00A8368E"/>
    <w:rsid w:val="00A97896"/>
    <w:rsid w:val="00AE179C"/>
    <w:rsid w:val="00AE2B57"/>
    <w:rsid w:val="00B2221D"/>
    <w:rsid w:val="00B3502E"/>
    <w:rsid w:val="00B62160"/>
    <w:rsid w:val="00BC1D5F"/>
    <w:rsid w:val="00BD2824"/>
    <w:rsid w:val="00BE63FE"/>
    <w:rsid w:val="00BF1207"/>
    <w:rsid w:val="00C572C8"/>
    <w:rsid w:val="00CC67C3"/>
    <w:rsid w:val="00D94F92"/>
    <w:rsid w:val="00E80ACE"/>
    <w:rsid w:val="00EF3509"/>
    <w:rsid w:val="00F618FE"/>
    <w:rsid w:val="00F63035"/>
    <w:rsid w:val="00FC5787"/>
    <w:rsid w:val="00FF50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E7D7"/>
  <w15:chartTrackingRefBased/>
  <w15:docId w15:val="{D479C21B-C7EF-4FD9-8976-18AA646B2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4F92"/>
    <w:rPr>
      <w:color w:val="0563C1" w:themeColor="hyperlink"/>
      <w:u w:val="single"/>
    </w:rPr>
  </w:style>
  <w:style w:type="character" w:styleId="UnresolvedMention">
    <w:name w:val="Unresolved Mention"/>
    <w:basedOn w:val="DefaultParagraphFont"/>
    <w:uiPriority w:val="99"/>
    <w:semiHidden/>
    <w:unhideWhenUsed/>
    <w:rsid w:val="00D94F92"/>
    <w:rPr>
      <w:color w:val="605E5C"/>
      <w:shd w:val="clear" w:color="auto" w:fill="E1DFDD"/>
    </w:rPr>
  </w:style>
  <w:style w:type="paragraph" w:styleId="Header">
    <w:name w:val="header"/>
    <w:basedOn w:val="Normal"/>
    <w:link w:val="HeaderChar"/>
    <w:uiPriority w:val="99"/>
    <w:unhideWhenUsed/>
    <w:rsid w:val="00FC5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787"/>
  </w:style>
  <w:style w:type="paragraph" w:styleId="Footer">
    <w:name w:val="footer"/>
    <w:basedOn w:val="Normal"/>
    <w:link w:val="FooterChar"/>
    <w:uiPriority w:val="99"/>
    <w:unhideWhenUsed/>
    <w:rsid w:val="00FC5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06418">
      <w:bodyDiv w:val="1"/>
      <w:marLeft w:val="0"/>
      <w:marRight w:val="0"/>
      <w:marTop w:val="0"/>
      <w:marBottom w:val="0"/>
      <w:divBdr>
        <w:top w:val="none" w:sz="0" w:space="0" w:color="auto"/>
        <w:left w:val="none" w:sz="0" w:space="0" w:color="auto"/>
        <w:bottom w:val="none" w:sz="0" w:space="0" w:color="auto"/>
        <w:right w:val="none" w:sz="0" w:space="0" w:color="auto"/>
      </w:divBdr>
    </w:div>
    <w:div w:id="1540360238">
      <w:bodyDiv w:val="1"/>
      <w:marLeft w:val="0"/>
      <w:marRight w:val="0"/>
      <w:marTop w:val="0"/>
      <w:marBottom w:val="0"/>
      <w:divBdr>
        <w:top w:val="none" w:sz="0" w:space="0" w:color="auto"/>
        <w:left w:val="none" w:sz="0" w:space="0" w:color="auto"/>
        <w:bottom w:val="none" w:sz="0" w:space="0" w:color="auto"/>
        <w:right w:val="none" w:sz="0" w:space="0" w:color="auto"/>
      </w:divBdr>
    </w:div>
    <w:div w:id="1690794177">
      <w:bodyDiv w:val="1"/>
      <w:marLeft w:val="0"/>
      <w:marRight w:val="0"/>
      <w:marTop w:val="0"/>
      <w:marBottom w:val="0"/>
      <w:divBdr>
        <w:top w:val="none" w:sz="0" w:space="0" w:color="auto"/>
        <w:left w:val="none" w:sz="0" w:space="0" w:color="auto"/>
        <w:bottom w:val="none" w:sz="0" w:space="0" w:color="auto"/>
        <w:right w:val="none" w:sz="0" w:space="0" w:color="auto"/>
      </w:divBdr>
    </w:div>
    <w:div w:id="204355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cnmtl.github.io/astro-simulations/lunar-phase-simulator/"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4BCD4-A8EC-1740-9031-AEA284168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5</Pages>
  <Words>558</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Gaskins</dc:creator>
  <cp:keywords/>
  <dc:description/>
  <cp:lastModifiedBy>Alexander Gaskins</cp:lastModifiedBy>
  <cp:revision>9</cp:revision>
  <dcterms:created xsi:type="dcterms:W3CDTF">2022-02-15T16:25:00Z</dcterms:created>
  <dcterms:modified xsi:type="dcterms:W3CDTF">2022-03-26T04:01:00Z</dcterms:modified>
</cp:coreProperties>
</file>